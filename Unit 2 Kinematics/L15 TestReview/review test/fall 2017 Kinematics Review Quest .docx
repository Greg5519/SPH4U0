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01F3" w:rsidRDefault="00BA0759" w:rsidP="005401F3">
      <w:pPr>
        <w:widowControl w:val="0"/>
        <w:suppressAutoHyphens/>
        <w:spacing w:after="1"/>
        <w:rPr>
          <w:rFonts w:asciiTheme="minorHAnsi" w:hAnsiTheme="minorHAnsi"/>
          <w:b/>
          <w:snapToGrid w:val="0"/>
          <w:color w:val="000000"/>
          <w:sz w:val="24"/>
          <w:szCs w:val="24"/>
          <w:u w:val="single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b/>
          <w:sz w:val="24"/>
          <w:szCs w:val="24"/>
          <w:u w:val="single"/>
        </w:rPr>
        <w:t>Kinematics Review Quiz</w:t>
      </w:r>
      <w:r w:rsidRPr="00C221EB">
        <w:rPr>
          <w:rFonts w:asciiTheme="minorHAnsi" w:hAnsiTheme="minorHAnsi"/>
          <w:b/>
          <w:snapToGrid w:val="0"/>
          <w:color w:val="000000"/>
          <w:sz w:val="24"/>
          <w:szCs w:val="24"/>
          <w:u w:val="single"/>
        </w:rPr>
        <w:t xml:space="preserve"> Multiple Choice Questions</w:t>
      </w:r>
    </w:p>
    <w:p w:rsidR="005401F3" w:rsidRPr="00C221EB" w:rsidRDefault="00B951F7" w:rsidP="005401F3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noProof/>
          <w:color w:val="000000"/>
          <w:sz w:val="24"/>
          <w:szCs w:val="24"/>
        </w:rPr>
        <w:drawing>
          <wp:anchor distT="0" distB="0" distL="114300" distR="114300" simplePos="0" relativeHeight="251683328" behindDoc="1" locked="0" layoutInCell="1" allowOverlap="1" wp14:anchorId="02E24621" wp14:editId="3DA90FCB">
            <wp:simplePos x="0" y="0"/>
            <wp:positionH relativeFrom="column">
              <wp:posOffset>2926080</wp:posOffset>
            </wp:positionH>
            <wp:positionV relativeFrom="paragraph">
              <wp:posOffset>594360</wp:posOffset>
            </wp:positionV>
            <wp:extent cx="3364230" cy="1831337"/>
            <wp:effectExtent l="0" t="0" r="762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1831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1F3"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="005401F3"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="00BC21BE">
        <w:rPr>
          <w:rFonts w:asciiTheme="minorHAnsi" w:hAnsiTheme="minorHAnsi"/>
          <w:snapToGrid w:val="0"/>
          <w:color w:val="000000"/>
          <w:sz w:val="24"/>
          <w:szCs w:val="24"/>
        </w:rPr>
        <w:t>1</w:t>
      </w:r>
      <w:r w:rsidR="005401F3" w:rsidRPr="00C221EB">
        <w:rPr>
          <w:rFonts w:asciiTheme="minorHAnsi" w:hAnsiTheme="minorHAnsi"/>
          <w:snapToGrid w:val="0"/>
          <w:color w:val="000000"/>
          <w:sz w:val="24"/>
          <w:szCs w:val="24"/>
        </w:rPr>
        <w:t>. The slope of a line drawn tangent to a curved position-time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5401F3" w:rsidRPr="00C221EB" w:rsidTr="00A73EAF">
        <w:tc>
          <w:tcPr>
            <w:tcW w:w="36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5401F3" w:rsidRPr="00C221EB" w:rsidTr="00A73EAF">
        <w:tc>
          <w:tcPr>
            <w:tcW w:w="36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instantaneous velocity</w:t>
            </w:r>
          </w:p>
        </w:tc>
        <w:tc>
          <w:tcPr>
            <w:tcW w:w="36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distance</w:t>
            </w:r>
          </w:p>
        </w:tc>
      </w:tr>
      <w:tr w:rsidR="005401F3" w:rsidRPr="00C221EB" w:rsidTr="00A73EAF">
        <w:trPr>
          <w:gridAfter w:val="2"/>
          <w:wAfter w:w="4230" w:type="dxa"/>
        </w:trPr>
        <w:tc>
          <w:tcPr>
            <w:tcW w:w="36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</w:tbl>
    <w:p w:rsidR="00EA1408" w:rsidRPr="00C221EB" w:rsidRDefault="00EA1408">
      <w:pPr>
        <w:widowControl w:val="0"/>
        <w:suppressAutoHyphens/>
        <w:spacing w:after="1"/>
        <w:rPr>
          <w:rFonts w:asciiTheme="minorHAnsi" w:hAnsiTheme="minorHAnsi"/>
          <w:b/>
          <w:snapToGrid w:val="0"/>
          <w:color w:val="000000"/>
          <w:sz w:val="24"/>
          <w:szCs w:val="24"/>
          <w:u w:val="single"/>
        </w:rPr>
      </w:pPr>
    </w:p>
    <w:p w:rsidR="00050029" w:rsidRPr="00C221EB" w:rsidRDefault="00BC21BE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  <w:r>
        <w:rPr>
          <w:rFonts w:asciiTheme="minorHAnsi" w:hAnsiTheme="minorHAnsi"/>
          <w:snapToGrid w:val="0"/>
          <w:color w:val="000000"/>
          <w:sz w:val="24"/>
          <w:szCs w:val="24"/>
        </w:rPr>
        <w:t>2</w:t>
      </w:r>
      <w:r w:rsidR="00050029" w:rsidRPr="00C221EB">
        <w:rPr>
          <w:rFonts w:asciiTheme="minorHAnsi" w:hAnsiTheme="minorHAnsi"/>
          <w:snapToGrid w:val="0"/>
          <w:color w:val="000000"/>
          <w:sz w:val="24"/>
          <w:szCs w:val="24"/>
        </w:rPr>
        <w:t>. The graph below shows a position-time graph</w:t>
      </w: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BF44BD" w:rsidRDefault="00BF44BD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BF44BD" w:rsidRPr="00C221EB" w:rsidRDefault="00BF44BD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>Over which interval is the object moving west and speeding up?</w:t>
      </w:r>
    </w:p>
    <w:p w:rsidR="00050029" w:rsidRPr="00C221EB" w:rsidRDefault="008713E1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>a.  OA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  <w:t>b. BC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  <w:t>c.CD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  <w:t>d. DE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</w:r>
      <w:proofErr w:type="spellStart"/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>e.</w:t>
      </w:r>
      <w:r w:rsidR="00050029"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>EF</w:t>
      </w:r>
      <w:proofErr w:type="spellEnd"/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</w:pPr>
    </w:p>
    <w:p w:rsidR="00151D7A" w:rsidRPr="00C221EB" w:rsidRDefault="00BC21BE" w:rsidP="00E53A54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  <w:r>
        <w:rPr>
          <w:rFonts w:asciiTheme="minorHAnsi" w:hAnsiTheme="minorHAnsi"/>
          <w:snapToGrid w:val="0"/>
          <w:color w:val="000000"/>
          <w:sz w:val="24"/>
          <w:szCs w:val="24"/>
        </w:rPr>
        <w:t>3</w:t>
      </w:r>
      <w:r w:rsidR="00BA0759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.   An object is travelling </w:t>
      </w:r>
      <w:del w:id="0" w:author="Ryan, Linda" w:date="2017-09-21T09:14:00Z">
        <w:r w:rsidR="00BA0759" w:rsidRPr="00C221EB" w:rsidDel="00B951F7">
          <w:rPr>
            <w:rFonts w:asciiTheme="minorHAnsi" w:hAnsiTheme="minorHAnsi"/>
            <w:snapToGrid w:val="0"/>
            <w:color w:val="000000"/>
            <w:sz w:val="24"/>
            <w:szCs w:val="24"/>
          </w:rPr>
          <w:delText xml:space="preserve">west </w:delText>
        </w:r>
      </w:del>
      <w:ins w:id="1" w:author="Ryan, Linda" w:date="2017-09-21T09:14:00Z">
        <w:r w:rsidR="00B951F7">
          <w:rPr>
            <w:rFonts w:asciiTheme="minorHAnsi" w:hAnsiTheme="minorHAnsi"/>
            <w:snapToGrid w:val="0"/>
            <w:color w:val="000000"/>
            <w:sz w:val="24"/>
            <w:szCs w:val="24"/>
          </w:rPr>
          <w:t>North</w:t>
        </w:r>
        <w:r w:rsidR="00B951F7" w:rsidRPr="00C221EB">
          <w:rPr>
            <w:rFonts w:asciiTheme="minorHAnsi" w:hAnsiTheme="minorHAnsi"/>
            <w:snapToGrid w:val="0"/>
            <w:color w:val="000000"/>
            <w:sz w:val="24"/>
            <w:szCs w:val="24"/>
          </w:rPr>
          <w:t xml:space="preserve"> </w:t>
        </w:r>
      </w:ins>
      <w:r w:rsidR="00BA0759" w:rsidRPr="00C221EB">
        <w:rPr>
          <w:rFonts w:asciiTheme="minorHAnsi" w:hAnsiTheme="minorHAnsi"/>
          <w:snapToGrid w:val="0"/>
          <w:color w:val="000000"/>
          <w:sz w:val="24"/>
          <w:szCs w:val="24"/>
        </w:rPr>
        <w:t>and slowing down. The directions associated with the</w:t>
      </w:r>
      <w:r w:rsid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</w:t>
      </w:r>
      <w:r w:rsidR="00151D7A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</w:t>
      </w:r>
      <w:r w:rsid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</w:t>
      </w:r>
    </w:p>
    <w:p w:rsidR="00775856" w:rsidRPr="00C221EB" w:rsidRDefault="00C221EB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  <w:r>
        <w:rPr>
          <w:rFonts w:asciiTheme="minorHAnsi" w:hAnsiTheme="minorHAnsi"/>
          <w:snapToGrid w:val="0"/>
          <w:color w:val="000000"/>
          <w:sz w:val="24"/>
          <w:szCs w:val="24"/>
        </w:rPr>
        <w:t xml:space="preserve">     </w:t>
      </w:r>
      <w:r w:rsidR="00151D7A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                 </w:t>
      </w:r>
      <w:r w:rsidR="00BA0759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</w:t>
      </w:r>
      <w:r w:rsidR="00151D7A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 </w:t>
      </w:r>
      <w:r w:rsidR="00BA0759" w:rsidRPr="00C221EB">
        <w:rPr>
          <w:rFonts w:asciiTheme="minorHAnsi" w:hAnsiTheme="minorHAnsi"/>
          <w:snapToGrid w:val="0"/>
          <w:color w:val="000000"/>
          <w:sz w:val="24"/>
          <w:szCs w:val="24"/>
        </w:rPr>
        <w:t>object’s velocity and acceleration, respectively, are:</w:t>
      </w:r>
    </w:p>
    <w:p w:rsidR="00775856" w:rsidRPr="00C221EB" w:rsidRDefault="00151D7A">
      <w:pPr>
        <w:widowControl w:val="0"/>
        <w:suppressAutoHyphens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   </w:t>
      </w:r>
      <w:r w:rsidR="00BA0759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a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>.   [</w:t>
      </w:r>
      <w:del w:id="2" w:author="Ryan, Linda" w:date="2017-09-21T09:14:00Z">
        <w:r w:rsidRPr="00C221EB" w:rsidDel="00B951F7">
          <w:rPr>
            <w:rFonts w:asciiTheme="minorHAnsi" w:hAnsiTheme="minorHAnsi"/>
            <w:snapToGrid w:val="0"/>
            <w:color w:val="000000"/>
            <w:sz w:val="24"/>
            <w:szCs w:val="24"/>
          </w:rPr>
          <w:delText>W</w:delText>
        </w:r>
      </w:del>
      <w:ins w:id="3" w:author="Ryan, Linda" w:date="2017-09-21T09:14:00Z">
        <w:r w:rsidR="00B951F7">
          <w:rPr>
            <w:rFonts w:asciiTheme="minorHAnsi" w:hAnsiTheme="minorHAnsi"/>
            <w:snapToGrid w:val="0"/>
            <w:color w:val="000000"/>
            <w:sz w:val="24"/>
            <w:szCs w:val="24"/>
          </w:rPr>
          <w:t>N</w:t>
        </w:r>
      </w:ins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], </w:t>
      </w:r>
      <w:ins w:id="4" w:author="Ryan, Linda" w:date="2017-09-21T09:14:00Z">
        <w:r w:rsidR="00B951F7">
          <w:rPr>
            <w:rFonts w:asciiTheme="minorHAnsi" w:hAnsiTheme="minorHAnsi"/>
            <w:snapToGrid w:val="0"/>
            <w:color w:val="000000"/>
            <w:sz w:val="24"/>
            <w:szCs w:val="24"/>
          </w:rPr>
          <w:t>[N</w:t>
        </w:r>
      </w:ins>
      <w:del w:id="5" w:author="Ryan, Linda" w:date="2017-09-21T09:14:00Z">
        <w:r w:rsidRPr="00C221EB" w:rsidDel="00B951F7">
          <w:rPr>
            <w:rFonts w:asciiTheme="minorHAnsi" w:hAnsiTheme="minorHAnsi"/>
            <w:snapToGrid w:val="0"/>
            <w:color w:val="000000"/>
            <w:sz w:val="24"/>
            <w:szCs w:val="24"/>
          </w:rPr>
          <w:delText>[W</w:delText>
        </w:r>
      </w:del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>]          b. [</w:t>
      </w:r>
      <w:ins w:id="6" w:author="Ryan, Linda" w:date="2017-09-21T09:14:00Z">
        <w:r w:rsidR="00B951F7">
          <w:rPr>
            <w:rFonts w:asciiTheme="minorHAnsi" w:hAnsiTheme="minorHAnsi"/>
            <w:snapToGrid w:val="0"/>
            <w:color w:val="000000"/>
            <w:sz w:val="24"/>
            <w:szCs w:val="24"/>
          </w:rPr>
          <w:t>N</w:t>
        </w:r>
      </w:ins>
      <w:del w:id="7" w:author="Ryan, Linda" w:date="2017-09-21T09:14:00Z">
        <w:r w:rsidRPr="00C221EB" w:rsidDel="00B951F7">
          <w:rPr>
            <w:rFonts w:asciiTheme="minorHAnsi" w:hAnsiTheme="minorHAnsi"/>
            <w:snapToGrid w:val="0"/>
            <w:color w:val="000000"/>
            <w:sz w:val="24"/>
            <w:szCs w:val="24"/>
          </w:rPr>
          <w:delText>W</w:delText>
        </w:r>
      </w:del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], [S]          c. </w:t>
      </w:r>
      <w:ins w:id="8" w:author="Ryan, Linda" w:date="2017-09-21T09:14:00Z">
        <w:r w:rsidR="00B951F7">
          <w:rPr>
            <w:rFonts w:asciiTheme="minorHAnsi" w:hAnsiTheme="minorHAnsi"/>
            <w:snapToGrid w:val="0"/>
            <w:color w:val="000000"/>
            <w:sz w:val="24"/>
            <w:szCs w:val="24"/>
          </w:rPr>
          <w:t>[S</w:t>
        </w:r>
      </w:ins>
      <w:del w:id="9" w:author="Ryan, Linda" w:date="2017-09-21T09:14:00Z">
        <w:r w:rsidRPr="00C221EB" w:rsidDel="00B951F7">
          <w:rPr>
            <w:rFonts w:asciiTheme="minorHAnsi" w:hAnsiTheme="minorHAnsi"/>
            <w:snapToGrid w:val="0"/>
            <w:color w:val="000000"/>
            <w:sz w:val="24"/>
            <w:szCs w:val="24"/>
          </w:rPr>
          <w:delText>[</w:delText>
        </w:r>
        <w:r w:rsidR="001B703D" w:rsidRPr="00C221EB" w:rsidDel="00B951F7">
          <w:rPr>
            <w:rFonts w:asciiTheme="minorHAnsi" w:hAnsiTheme="minorHAnsi"/>
            <w:snapToGrid w:val="0"/>
            <w:color w:val="000000"/>
            <w:sz w:val="24"/>
            <w:szCs w:val="24"/>
          </w:rPr>
          <w:delText>W</w:delText>
        </w:r>
      </w:del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], </w:t>
      </w:r>
      <w:r w:rsidR="00792C47" w:rsidRPr="00C221EB">
        <w:rPr>
          <w:rFonts w:asciiTheme="minorHAnsi" w:hAnsiTheme="minorHAnsi"/>
          <w:snapToGrid w:val="0"/>
          <w:color w:val="000000"/>
          <w:sz w:val="24"/>
          <w:szCs w:val="24"/>
        </w:rPr>
        <w:t>[</w:t>
      </w:r>
      <w:ins w:id="10" w:author="Ryan, Linda" w:date="2017-09-21T09:14:00Z">
        <w:r w:rsidR="00B951F7">
          <w:rPr>
            <w:rFonts w:asciiTheme="minorHAnsi" w:hAnsiTheme="minorHAnsi"/>
            <w:snapToGrid w:val="0"/>
            <w:color w:val="000000"/>
            <w:sz w:val="24"/>
            <w:szCs w:val="24"/>
          </w:rPr>
          <w:t>N</w:t>
        </w:r>
      </w:ins>
      <w:del w:id="11" w:author="Ryan, Linda" w:date="2017-09-21T09:14:00Z">
        <w:r w:rsidR="00792C47" w:rsidRPr="00C221EB" w:rsidDel="00B951F7">
          <w:rPr>
            <w:rFonts w:asciiTheme="minorHAnsi" w:hAnsiTheme="minorHAnsi"/>
            <w:snapToGrid w:val="0"/>
            <w:color w:val="000000"/>
            <w:sz w:val="24"/>
            <w:szCs w:val="24"/>
          </w:rPr>
          <w:delText>N</w:delText>
        </w:r>
      </w:del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]          </w:t>
      </w:r>
      <w:r w:rsidR="001B703D" w:rsidRPr="00C221EB">
        <w:rPr>
          <w:rFonts w:asciiTheme="minorHAnsi" w:hAnsiTheme="minorHAnsi"/>
          <w:snapToGrid w:val="0"/>
          <w:color w:val="000000"/>
          <w:sz w:val="24"/>
          <w:szCs w:val="24"/>
        </w:rPr>
        <w:t>d. [</w:t>
      </w:r>
      <w:ins w:id="12" w:author="Ryan, Linda" w:date="2017-09-21T09:15:00Z">
        <w:r w:rsidR="00B951F7">
          <w:rPr>
            <w:rFonts w:asciiTheme="minorHAnsi" w:hAnsiTheme="minorHAnsi"/>
            <w:snapToGrid w:val="0"/>
            <w:color w:val="000000"/>
            <w:sz w:val="24"/>
            <w:szCs w:val="24"/>
          </w:rPr>
          <w:t>S</w:t>
        </w:r>
      </w:ins>
      <w:del w:id="13" w:author="Ryan, Linda" w:date="2017-09-21T09:15:00Z">
        <w:r w:rsidR="001B703D" w:rsidRPr="00C221EB" w:rsidDel="00B951F7">
          <w:rPr>
            <w:rFonts w:asciiTheme="minorHAnsi" w:hAnsiTheme="minorHAnsi"/>
            <w:snapToGrid w:val="0"/>
            <w:color w:val="000000"/>
            <w:sz w:val="24"/>
            <w:szCs w:val="24"/>
          </w:rPr>
          <w:delText>E</w:delText>
        </w:r>
      </w:del>
      <w:r w:rsidR="001B703D" w:rsidRPr="00C221EB">
        <w:rPr>
          <w:rFonts w:asciiTheme="minorHAnsi" w:hAnsiTheme="minorHAnsi"/>
          <w:snapToGrid w:val="0"/>
          <w:color w:val="000000"/>
          <w:sz w:val="24"/>
          <w:szCs w:val="24"/>
        </w:rPr>
        <w:t>], [</w:t>
      </w:r>
      <w:ins w:id="14" w:author="Ryan, Linda" w:date="2017-09-21T09:15:00Z">
        <w:r w:rsidR="00B951F7">
          <w:rPr>
            <w:rFonts w:asciiTheme="minorHAnsi" w:hAnsiTheme="minorHAnsi"/>
            <w:snapToGrid w:val="0"/>
            <w:color w:val="000000"/>
            <w:sz w:val="24"/>
            <w:szCs w:val="24"/>
          </w:rPr>
          <w:t>S</w:t>
        </w:r>
      </w:ins>
      <w:del w:id="15" w:author="Ryan, Linda" w:date="2017-09-21T09:15:00Z">
        <w:r w:rsidR="001B703D" w:rsidRPr="00C221EB" w:rsidDel="00B951F7">
          <w:rPr>
            <w:rFonts w:asciiTheme="minorHAnsi" w:hAnsiTheme="minorHAnsi"/>
            <w:snapToGrid w:val="0"/>
            <w:color w:val="000000"/>
            <w:sz w:val="24"/>
            <w:szCs w:val="24"/>
          </w:rPr>
          <w:delText>W</w:delText>
        </w:r>
      </w:del>
      <w:r w:rsidR="00BA0759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]                 e. </w:t>
      </w:r>
      <w:r w:rsidR="00792C47" w:rsidRPr="00C221EB">
        <w:rPr>
          <w:rFonts w:asciiTheme="minorHAnsi" w:hAnsiTheme="minorHAnsi"/>
          <w:snapToGrid w:val="0"/>
          <w:color w:val="000000"/>
          <w:sz w:val="24"/>
          <w:szCs w:val="24"/>
        </w:rPr>
        <w:t>[</w:t>
      </w:r>
      <w:ins w:id="16" w:author="Ryan, Linda" w:date="2017-09-21T09:15:00Z">
        <w:r w:rsidR="00B951F7">
          <w:rPr>
            <w:rFonts w:asciiTheme="minorHAnsi" w:hAnsiTheme="minorHAnsi"/>
            <w:snapToGrid w:val="0"/>
            <w:color w:val="000000"/>
            <w:sz w:val="24"/>
            <w:szCs w:val="24"/>
          </w:rPr>
          <w:t>N</w:t>
        </w:r>
      </w:ins>
      <w:del w:id="17" w:author="Ryan, Linda" w:date="2017-09-21T09:15:00Z">
        <w:r w:rsidR="00792C47" w:rsidRPr="00C221EB" w:rsidDel="00B951F7">
          <w:rPr>
            <w:rFonts w:asciiTheme="minorHAnsi" w:hAnsiTheme="minorHAnsi"/>
            <w:snapToGrid w:val="0"/>
            <w:color w:val="000000"/>
            <w:sz w:val="24"/>
            <w:szCs w:val="24"/>
          </w:rPr>
          <w:delText>W</w:delText>
        </w:r>
      </w:del>
      <w:r w:rsidR="00792C47" w:rsidRPr="00C221EB">
        <w:rPr>
          <w:rFonts w:asciiTheme="minorHAnsi" w:hAnsiTheme="minorHAnsi"/>
          <w:snapToGrid w:val="0"/>
          <w:color w:val="000000"/>
          <w:sz w:val="24"/>
          <w:szCs w:val="24"/>
        </w:rPr>
        <w:t>], [</w:t>
      </w:r>
      <w:ins w:id="18" w:author="Ryan, Linda" w:date="2017-09-21T09:15:00Z">
        <w:r w:rsidR="00B951F7">
          <w:rPr>
            <w:rFonts w:asciiTheme="minorHAnsi" w:hAnsiTheme="minorHAnsi"/>
            <w:snapToGrid w:val="0"/>
            <w:color w:val="000000"/>
            <w:sz w:val="24"/>
            <w:szCs w:val="24"/>
          </w:rPr>
          <w:t>W</w:t>
        </w:r>
      </w:ins>
      <w:del w:id="19" w:author="Ryan, Linda" w:date="2017-09-21T09:15:00Z">
        <w:r w:rsidR="00792C47" w:rsidRPr="00C221EB" w:rsidDel="00B951F7">
          <w:rPr>
            <w:rFonts w:asciiTheme="minorHAnsi" w:hAnsiTheme="minorHAnsi"/>
            <w:snapToGrid w:val="0"/>
            <w:color w:val="000000"/>
            <w:sz w:val="24"/>
            <w:szCs w:val="24"/>
          </w:rPr>
          <w:delText>E</w:delText>
        </w:r>
      </w:del>
      <w:r w:rsidR="00792C47" w:rsidRPr="00C221EB">
        <w:rPr>
          <w:rFonts w:asciiTheme="minorHAnsi" w:hAnsiTheme="minorHAnsi"/>
          <w:snapToGrid w:val="0"/>
          <w:color w:val="000000"/>
          <w:sz w:val="24"/>
          <w:szCs w:val="24"/>
        </w:rPr>
        <w:t>]</w:t>
      </w:r>
    </w:p>
    <w:p w:rsidR="00775856" w:rsidRPr="00C221EB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775856" w:rsidRPr="00C221EB" w:rsidRDefault="004D49A1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  <w:t xml:space="preserve"> 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="00BC21BE">
        <w:rPr>
          <w:rFonts w:asciiTheme="minorHAnsi" w:hAnsiTheme="minorHAnsi"/>
          <w:snapToGrid w:val="0"/>
          <w:color w:val="000000"/>
          <w:sz w:val="24"/>
          <w:szCs w:val="24"/>
        </w:rPr>
        <w:t>4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>.  The area under a</w:t>
      </w:r>
      <w:r w:rsidR="00BA0759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velocity-time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C221EB" w:rsidTr="00151D7A"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C221EB" w:rsidRDefault="003606D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instantaneous velocity</w:t>
            </w:r>
          </w:p>
        </w:tc>
      </w:tr>
      <w:tr w:rsidR="00775856" w:rsidRPr="00C221EB" w:rsidTr="00151D7A"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C221EB" w:rsidRDefault="003606D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acceleration</w:t>
            </w:r>
          </w:p>
        </w:tc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8713E1" w:rsidRPr="00C221EB" w:rsidRDefault="008713E1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  <w:tr w:rsidR="00775856" w:rsidRPr="00C221EB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change in velocity</w:t>
            </w:r>
          </w:p>
        </w:tc>
      </w:tr>
    </w:tbl>
    <w:p w:rsidR="008713E1" w:rsidRPr="00C221EB" w:rsidRDefault="008713E1">
      <w:pPr>
        <w:rPr>
          <w:rFonts w:asciiTheme="minorHAnsi" w:hAnsiTheme="minorHAnsi"/>
          <w:sz w:val="24"/>
        </w:rPr>
      </w:pPr>
    </w:p>
    <w:p w:rsidR="00D0450F" w:rsidRPr="00C221EB" w:rsidRDefault="00D0450F" w:rsidP="00D0450F">
      <w:pPr>
        <w:rPr>
          <w:rFonts w:asciiTheme="minorHAnsi" w:hAnsiTheme="minorHAnsi"/>
          <w:sz w:val="24"/>
          <w:szCs w:val="24"/>
        </w:rPr>
      </w:pPr>
      <w:r w:rsidRPr="00C221EB">
        <w:rPr>
          <w:rFonts w:asciiTheme="minorHAnsi" w:hAnsiTheme="minorHAnsi" w:cs="Arial"/>
          <w:noProof/>
          <w:sz w:val="24"/>
          <w:szCs w:val="24"/>
        </w:rPr>
        <w:drawing>
          <wp:anchor distT="0" distB="0" distL="114300" distR="114300" simplePos="0" relativeHeight="251707904" behindDoc="1" locked="0" layoutInCell="1" allowOverlap="1" wp14:anchorId="31E5DD46" wp14:editId="5A669747">
            <wp:simplePos x="0" y="0"/>
            <wp:positionH relativeFrom="margin">
              <wp:posOffset>3246120</wp:posOffset>
            </wp:positionH>
            <wp:positionV relativeFrom="paragraph">
              <wp:posOffset>314325</wp:posOffset>
            </wp:positionV>
            <wp:extent cx="3481154" cy="2066648"/>
            <wp:effectExtent l="0" t="0" r="508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154" cy="2066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21BE">
        <w:rPr>
          <w:rFonts w:asciiTheme="minorHAnsi" w:hAnsiTheme="minorHAnsi"/>
          <w:sz w:val="24"/>
          <w:szCs w:val="24"/>
        </w:rPr>
        <w:t>5</w:t>
      </w:r>
      <w:r w:rsidR="00E53A54" w:rsidRPr="00C221EB">
        <w:rPr>
          <w:rFonts w:asciiTheme="minorHAnsi" w:hAnsiTheme="minorHAnsi"/>
          <w:sz w:val="24"/>
          <w:szCs w:val="24"/>
        </w:rPr>
        <w:t>.</w:t>
      </w:r>
      <w:r w:rsidRPr="00C221EB">
        <w:rPr>
          <w:rFonts w:asciiTheme="minorHAnsi" w:hAnsiTheme="minorHAnsi"/>
          <w:sz w:val="24"/>
          <w:szCs w:val="24"/>
        </w:rPr>
        <w:t xml:space="preserve">  A position-time graph for a car accelerating uniformly from rest is shown below.  A tangent has been drawn to the curve at time 1.20 seconds and two points on the tangent line are shown.  From this information we can determine that:</w:t>
      </w:r>
    </w:p>
    <w:p w:rsidR="00D0450F" w:rsidRPr="00C221EB" w:rsidRDefault="00D0450F" w:rsidP="00D0450F">
      <w:pPr>
        <w:rPr>
          <w:rFonts w:asciiTheme="minorHAnsi" w:hAnsiTheme="minorHAnsi"/>
          <w:sz w:val="24"/>
          <w:szCs w:val="24"/>
        </w:rPr>
      </w:pPr>
    </w:p>
    <w:p w:rsidR="00D0450F" w:rsidRPr="00C221EB" w:rsidRDefault="00D0450F" w:rsidP="00D0450F">
      <w:pPr>
        <w:rPr>
          <w:rFonts w:asciiTheme="minorHAnsi" w:hAnsiTheme="minorHAnsi"/>
          <w:sz w:val="24"/>
          <w:szCs w:val="24"/>
        </w:rPr>
      </w:pPr>
      <w:r w:rsidRPr="00C221EB">
        <w:rPr>
          <w:rFonts w:asciiTheme="minorHAnsi" w:hAnsiTheme="minorHAnsi"/>
          <w:sz w:val="24"/>
          <w:szCs w:val="24"/>
        </w:rPr>
        <w:t xml:space="preserve">  </w:t>
      </w:r>
      <w:r w:rsidR="00546BBE">
        <w:rPr>
          <w:rFonts w:asciiTheme="minorHAnsi" w:hAnsiTheme="minorHAnsi"/>
          <w:sz w:val="24"/>
          <w:szCs w:val="24"/>
        </w:rPr>
        <w:t xml:space="preserve">a. </w:t>
      </w:r>
      <w:r w:rsidRPr="00C221EB">
        <w:rPr>
          <w:rFonts w:asciiTheme="minorHAnsi" w:hAnsiTheme="minorHAnsi"/>
          <w:sz w:val="24"/>
          <w:szCs w:val="24"/>
        </w:rPr>
        <w:t xml:space="preserve"> The instantaneous acceleration is 0.33 m/s</w:t>
      </w:r>
      <w:r w:rsidRPr="00C221EB">
        <w:rPr>
          <w:rFonts w:asciiTheme="minorHAnsi" w:hAnsiTheme="minorHAnsi"/>
          <w:sz w:val="24"/>
          <w:szCs w:val="24"/>
          <w:vertAlign w:val="superscript"/>
        </w:rPr>
        <w:t>2</w:t>
      </w:r>
      <w:r w:rsidRPr="00C221EB">
        <w:rPr>
          <w:rFonts w:asciiTheme="minorHAnsi" w:hAnsiTheme="minorHAnsi"/>
          <w:sz w:val="24"/>
          <w:szCs w:val="24"/>
        </w:rPr>
        <w:t xml:space="preserve"> [F].</w:t>
      </w:r>
    </w:p>
    <w:p w:rsidR="00D0450F" w:rsidRPr="00C221EB" w:rsidRDefault="00546BBE" w:rsidP="00D0450F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b. </w:t>
      </w:r>
      <w:r w:rsidR="00D0450F" w:rsidRPr="00C221EB">
        <w:rPr>
          <w:rFonts w:asciiTheme="minorHAnsi" w:hAnsiTheme="minorHAnsi"/>
          <w:sz w:val="24"/>
          <w:szCs w:val="24"/>
        </w:rPr>
        <w:t xml:space="preserve"> The instantaneous velocity is  0.33 m/s [F].</w:t>
      </w:r>
    </w:p>
    <w:p w:rsidR="00D0450F" w:rsidRPr="00C221EB" w:rsidRDefault="00546BBE" w:rsidP="00D0450F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c. </w:t>
      </w:r>
      <w:r w:rsidR="00D0450F" w:rsidRPr="00C221EB">
        <w:rPr>
          <w:rFonts w:asciiTheme="minorHAnsi" w:hAnsiTheme="minorHAnsi"/>
          <w:sz w:val="24"/>
          <w:szCs w:val="24"/>
        </w:rPr>
        <w:t xml:space="preserve"> The instantaneous acceleration is 3.2 m/s</w:t>
      </w:r>
      <w:r w:rsidR="00D0450F" w:rsidRPr="00C221EB">
        <w:rPr>
          <w:rFonts w:asciiTheme="minorHAnsi" w:hAnsiTheme="minorHAnsi"/>
          <w:sz w:val="24"/>
          <w:szCs w:val="24"/>
          <w:vertAlign w:val="superscript"/>
        </w:rPr>
        <w:t>2</w:t>
      </w:r>
      <w:r w:rsidR="00D0450F" w:rsidRPr="00C221EB">
        <w:rPr>
          <w:rFonts w:asciiTheme="minorHAnsi" w:hAnsiTheme="minorHAnsi"/>
          <w:sz w:val="24"/>
          <w:szCs w:val="24"/>
        </w:rPr>
        <w:t xml:space="preserve"> [F].</w:t>
      </w:r>
    </w:p>
    <w:p w:rsidR="00D0450F" w:rsidRPr="00C221EB" w:rsidRDefault="00546BBE" w:rsidP="00D0450F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d. </w:t>
      </w:r>
      <w:r w:rsidR="00D0450F" w:rsidRPr="00C221EB">
        <w:rPr>
          <w:rFonts w:asciiTheme="minorHAnsi" w:hAnsiTheme="minorHAnsi"/>
          <w:sz w:val="24"/>
          <w:szCs w:val="24"/>
        </w:rPr>
        <w:t xml:space="preserve"> The instantaneous velocity is 3.2 m/s [F].</w:t>
      </w:r>
    </w:p>
    <w:p w:rsidR="00D0450F" w:rsidRPr="00C221EB" w:rsidRDefault="00D0450F" w:rsidP="00D0450F">
      <w:pPr>
        <w:rPr>
          <w:rFonts w:asciiTheme="minorHAnsi" w:hAnsiTheme="minorHAnsi" w:cs="Arial"/>
          <w:sz w:val="22"/>
          <w:szCs w:val="22"/>
        </w:rPr>
      </w:pPr>
      <w:r w:rsidRPr="00C221EB">
        <w:rPr>
          <w:rFonts w:asciiTheme="minorHAnsi" w:hAnsiTheme="minorHAnsi" w:cs="Arial"/>
          <w:sz w:val="22"/>
          <w:szCs w:val="22"/>
        </w:rPr>
        <w:t xml:space="preserve">  </w:t>
      </w:r>
    </w:p>
    <w:p w:rsidR="00D0450F" w:rsidRPr="00C221EB" w:rsidRDefault="00D0450F" w:rsidP="00D0450F">
      <w:pPr>
        <w:rPr>
          <w:rFonts w:asciiTheme="minorHAnsi" w:hAnsiTheme="minorHAnsi" w:cs="Arial"/>
          <w:sz w:val="22"/>
          <w:szCs w:val="22"/>
        </w:rPr>
      </w:pPr>
    </w:p>
    <w:p w:rsidR="00D0450F" w:rsidRPr="00C221EB" w:rsidRDefault="00D0450F" w:rsidP="00D0450F">
      <w:pPr>
        <w:rPr>
          <w:rFonts w:asciiTheme="minorHAnsi" w:hAnsiTheme="minorHAnsi" w:cs="Arial"/>
          <w:sz w:val="22"/>
          <w:szCs w:val="22"/>
        </w:rPr>
      </w:pPr>
    </w:p>
    <w:p w:rsidR="00792C47" w:rsidRDefault="00792C47" w:rsidP="00BC21BE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</w:p>
    <w:p w:rsidR="00BF44BD" w:rsidRPr="00C221EB" w:rsidRDefault="00BF44BD" w:rsidP="00BC21BE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z w:val="24"/>
        </w:rPr>
      </w:pPr>
    </w:p>
    <w:p w:rsidR="008713E1" w:rsidRDefault="00BF44BD" w:rsidP="00BF44BD">
      <w:pPr>
        <w:pStyle w:val="NormalWeb"/>
        <w:shd w:val="clear" w:color="auto" w:fill="FFFFFF"/>
        <w:spacing w:before="0" w:beforeAutospacing="0" w:after="135" w:afterAutospacing="0" w:line="315" w:lineRule="atLeast"/>
        <w:ind w:left="360"/>
        <w:rPr>
          <w:rFonts w:asciiTheme="minorHAnsi" w:hAnsiTheme="minorHAnsi"/>
          <w:color w:val="000000"/>
        </w:rPr>
      </w:pPr>
      <w:r>
        <w:rPr>
          <w:rFonts w:asciiTheme="minorHAnsi" w:hAnsiTheme="minorHAnsi"/>
          <w:noProof/>
          <w:color w:val="000000"/>
        </w:rPr>
        <w:drawing>
          <wp:anchor distT="0" distB="0" distL="114300" distR="114300" simplePos="0" relativeHeight="251720192" behindDoc="0" locked="0" layoutInCell="1" allowOverlap="1" wp14:anchorId="027E5E89" wp14:editId="44FD5F86">
            <wp:simplePos x="0" y="0"/>
            <wp:positionH relativeFrom="column">
              <wp:posOffset>4183380</wp:posOffset>
            </wp:positionH>
            <wp:positionV relativeFrom="paragraph">
              <wp:posOffset>278130</wp:posOffset>
            </wp:positionV>
            <wp:extent cx="2438400" cy="1466850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21BE">
        <w:rPr>
          <w:rFonts w:asciiTheme="minorHAnsi" w:hAnsiTheme="minorHAnsi"/>
          <w:color w:val="000000"/>
        </w:rPr>
        <w:t xml:space="preserve">6. </w:t>
      </w:r>
      <w:r>
        <w:rPr>
          <w:rFonts w:asciiTheme="minorHAnsi" w:hAnsiTheme="minorHAnsi"/>
          <w:color w:val="000000"/>
        </w:rPr>
        <w:t xml:space="preserve"> A velocity-time graph is shown below.  In which interval(s) is the object moving East and slowing down</w:t>
      </w:r>
      <w:ins w:id="20" w:author="Ryan, Linda" w:date="2017-09-21T09:15:00Z">
        <w:r w:rsidR="00B951F7">
          <w:rPr>
            <w:rFonts w:asciiTheme="minorHAnsi" w:hAnsiTheme="minorHAnsi"/>
            <w:color w:val="000000"/>
          </w:rPr>
          <w:t>?</w:t>
        </w:r>
      </w:ins>
      <w:bookmarkStart w:id="21" w:name="_GoBack"/>
      <w:bookmarkEnd w:id="21"/>
      <w:del w:id="22" w:author="Ryan, Linda" w:date="2017-09-21T09:15:00Z">
        <w:r w:rsidDel="00B951F7">
          <w:rPr>
            <w:rFonts w:asciiTheme="minorHAnsi" w:hAnsiTheme="minorHAnsi"/>
            <w:color w:val="000000"/>
          </w:rPr>
          <w:delText>.</w:delText>
        </w:r>
      </w:del>
    </w:p>
    <w:p w:rsidR="00BF44BD" w:rsidRDefault="00BF44BD" w:rsidP="00BF44BD">
      <w:pPr>
        <w:pStyle w:val="NormalWeb"/>
        <w:shd w:val="clear" w:color="auto" w:fill="FFFFFF"/>
        <w:spacing w:before="0" w:beforeAutospacing="0" w:after="135" w:afterAutospacing="0" w:line="315" w:lineRule="atLeast"/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>a.  AB only</w:t>
      </w:r>
    </w:p>
    <w:p w:rsidR="00BF44BD" w:rsidRDefault="00BF44BD" w:rsidP="00BF44BD">
      <w:pPr>
        <w:pStyle w:val="NormalWeb"/>
        <w:shd w:val="clear" w:color="auto" w:fill="FFFFFF"/>
        <w:spacing w:before="0" w:beforeAutospacing="0" w:after="135" w:afterAutospacing="0" w:line="315" w:lineRule="atLeast"/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>b. CD only</w:t>
      </w:r>
    </w:p>
    <w:p w:rsidR="00BF44BD" w:rsidRDefault="00BF44BD" w:rsidP="00BF44BD">
      <w:pPr>
        <w:pStyle w:val="NormalWeb"/>
        <w:shd w:val="clear" w:color="auto" w:fill="FFFFFF"/>
        <w:spacing w:before="0" w:beforeAutospacing="0" w:after="135" w:afterAutospacing="0" w:line="315" w:lineRule="atLeast"/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>c. EF only</w:t>
      </w:r>
    </w:p>
    <w:p w:rsidR="00BF44BD" w:rsidRDefault="00BF44BD" w:rsidP="00BF44BD">
      <w:pPr>
        <w:pStyle w:val="NormalWeb"/>
        <w:shd w:val="clear" w:color="auto" w:fill="FFFFFF"/>
        <w:spacing w:before="0" w:beforeAutospacing="0" w:after="135" w:afterAutospacing="0" w:line="315" w:lineRule="atLeast"/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>d. CD and EF</w:t>
      </w:r>
    </w:p>
    <w:p w:rsidR="00BF44BD" w:rsidRPr="00C221EB" w:rsidRDefault="00BF44BD" w:rsidP="00BF44BD">
      <w:pPr>
        <w:pStyle w:val="NormalWeb"/>
        <w:shd w:val="clear" w:color="auto" w:fill="FFFFFF"/>
        <w:spacing w:before="0" w:beforeAutospacing="0" w:after="135" w:afterAutospacing="0" w:line="315" w:lineRule="atLeast"/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>e. AB, CD and EF</w:t>
      </w:r>
    </w:p>
    <w:p w:rsidR="00BF44BD" w:rsidRDefault="00BF44BD">
      <w:pPr>
        <w:rPr>
          <w:rFonts w:asciiTheme="minorHAnsi" w:hAnsiTheme="minorHAnsi"/>
          <w:sz w:val="24"/>
        </w:rPr>
      </w:pPr>
    </w:p>
    <w:p w:rsidR="00775856" w:rsidRPr="00961455" w:rsidRDefault="00F26B33">
      <w:p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sz w:val="24"/>
        </w:rPr>
        <w:t>SPH4U</w:t>
      </w:r>
      <w:r w:rsidR="00022F93" w:rsidRPr="00C221EB">
        <w:rPr>
          <w:rFonts w:asciiTheme="minorHAnsi" w:hAnsiTheme="minorHAnsi"/>
          <w:sz w:val="24"/>
        </w:rPr>
        <w:t>0</w:t>
      </w:r>
      <w:r w:rsidR="00BC21BE">
        <w:rPr>
          <w:rFonts w:asciiTheme="minorHAnsi" w:hAnsiTheme="minorHAnsi"/>
          <w:sz w:val="24"/>
        </w:rPr>
        <w:t>-Fall 2017</w:t>
      </w:r>
      <w:r w:rsidR="00961455">
        <w:rPr>
          <w:rFonts w:asciiTheme="minorHAnsi" w:hAnsiTheme="minorHAnsi"/>
          <w:sz w:val="24"/>
        </w:rPr>
        <w:t xml:space="preserve">    </w:t>
      </w:r>
      <w:r w:rsidR="005D0DB2" w:rsidRPr="00C221EB">
        <w:rPr>
          <w:rFonts w:asciiTheme="minorHAnsi" w:hAnsiTheme="minorHAnsi"/>
          <w:sz w:val="24"/>
        </w:rPr>
        <w:t xml:space="preserve"> </w:t>
      </w:r>
      <w:r w:rsidR="00BA0759" w:rsidRPr="00C221EB">
        <w:rPr>
          <w:rFonts w:asciiTheme="minorHAnsi" w:hAnsiTheme="minorHAnsi"/>
          <w:sz w:val="24"/>
        </w:rPr>
        <w:t xml:space="preserve"> </w:t>
      </w:r>
      <w:r w:rsidR="00961455">
        <w:rPr>
          <w:rFonts w:asciiTheme="minorHAnsi" w:hAnsiTheme="minorHAnsi"/>
          <w:b/>
          <w:sz w:val="24"/>
          <w:u w:val="single"/>
        </w:rPr>
        <w:t>Kinematics Review Quest</w:t>
      </w:r>
      <w:r w:rsidR="00961455">
        <w:rPr>
          <w:rFonts w:asciiTheme="minorHAnsi" w:hAnsiTheme="minorHAnsi"/>
          <w:b/>
          <w:sz w:val="24"/>
        </w:rPr>
        <w:t xml:space="preserve">    </w:t>
      </w:r>
      <w:r w:rsidR="005D0DB2" w:rsidRPr="00C221EB">
        <w:rPr>
          <w:rFonts w:asciiTheme="minorHAnsi" w:hAnsiTheme="minorHAnsi"/>
          <w:sz w:val="24"/>
        </w:rPr>
        <w:t xml:space="preserve"> </w:t>
      </w:r>
      <w:r w:rsidR="00BA0759" w:rsidRPr="00C221EB">
        <w:rPr>
          <w:rFonts w:asciiTheme="minorHAnsi" w:hAnsiTheme="minorHAnsi"/>
          <w:sz w:val="24"/>
        </w:rPr>
        <w:t>Name:_________________</w:t>
      </w:r>
      <w:r w:rsidR="00961455">
        <w:rPr>
          <w:rFonts w:asciiTheme="minorHAnsi" w:hAnsiTheme="minorHAnsi"/>
          <w:sz w:val="24"/>
        </w:rPr>
        <w:t xml:space="preserve"> </w:t>
      </w:r>
      <w:r w:rsidR="00961455" w:rsidRPr="00961455">
        <w:rPr>
          <w:rFonts w:asciiTheme="minorHAnsi" w:hAnsiTheme="minorHAnsi"/>
          <w:sz w:val="24"/>
          <w:lang w:val="en-CA"/>
        </w:rPr>
        <w:t>Total: ___</w:t>
      </w:r>
      <w:r w:rsidR="005D0DB2" w:rsidRPr="00961455">
        <w:rPr>
          <w:rFonts w:asciiTheme="minorHAnsi" w:hAnsiTheme="minorHAnsi"/>
          <w:sz w:val="24"/>
          <w:lang w:val="en-CA"/>
        </w:rPr>
        <w:t>_/</w:t>
      </w:r>
      <w:r w:rsidR="0041724D">
        <w:rPr>
          <w:rFonts w:asciiTheme="minorHAnsi" w:hAnsiTheme="minorHAnsi"/>
          <w:sz w:val="24"/>
          <w:lang w:val="en-CA"/>
        </w:rPr>
        <w:t>28</w:t>
      </w:r>
      <w:r w:rsidR="00EA1408" w:rsidRPr="00961455">
        <w:rPr>
          <w:rFonts w:asciiTheme="minorHAnsi" w:hAnsiTheme="minorHAnsi"/>
          <w:sz w:val="24"/>
          <w:lang w:val="en-CA"/>
        </w:rPr>
        <w:t xml:space="preserve"> </w:t>
      </w:r>
      <w:r w:rsidR="00BA0759" w:rsidRPr="00961455">
        <w:rPr>
          <w:rFonts w:asciiTheme="minorHAnsi" w:hAnsiTheme="minorHAnsi"/>
          <w:sz w:val="24"/>
          <w:lang w:val="en-CA"/>
        </w:rPr>
        <w:t>marks</w:t>
      </w:r>
      <w:r w:rsidR="005D0DB2" w:rsidRPr="00961455">
        <w:rPr>
          <w:rFonts w:asciiTheme="minorHAnsi" w:hAnsiTheme="minorHAnsi"/>
          <w:sz w:val="24"/>
          <w:lang w:val="en-CA"/>
        </w:rPr>
        <w:t xml:space="preserve"> [K/U]</w:t>
      </w:r>
    </w:p>
    <w:p w:rsidR="00775856" w:rsidRDefault="00BA0759">
      <w:pPr>
        <w:rPr>
          <w:rFonts w:asciiTheme="minorHAnsi" w:hAnsiTheme="minorHAnsi"/>
          <w:b/>
          <w:sz w:val="24"/>
          <w:lang w:val="en-CA"/>
        </w:rPr>
      </w:pPr>
      <w:r w:rsidRPr="00C221EB">
        <w:rPr>
          <w:rFonts w:asciiTheme="minorHAnsi" w:hAnsiTheme="minorHAnsi"/>
          <w:b/>
          <w:sz w:val="24"/>
          <w:lang w:val="en-CA"/>
        </w:rPr>
        <w:t>Useful Equations</w:t>
      </w:r>
      <w:r w:rsidR="008C1A8C">
        <w:rPr>
          <w:rFonts w:asciiTheme="minorHAnsi" w:hAnsiTheme="minorHAnsi"/>
          <w:b/>
          <w:sz w:val="24"/>
          <w:lang w:val="en-CA"/>
        </w:rPr>
        <w:t xml:space="preserve"> and Constants</w:t>
      </w:r>
      <w:r w:rsidRPr="00C221EB">
        <w:rPr>
          <w:rFonts w:asciiTheme="minorHAnsi" w:hAnsiTheme="minorHAnsi"/>
          <w:b/>
          <w:sz w:val="24"/>
          <w:lang w:val="en-CA"/>
        </w:rPr>
        <w:t>:</w:t>
      </w:r>
    </w:p>
    <w:p w:rsidR="00961455" w:rsidRDefault="00961455" w:rsidP="00961455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b/>
          <w:bCs/>
          <w:lang w:val="en-CA"/>
        </w:rPr>
      </w:pPr>
      <w:r>
        <w:rPr>
          <w:rFonts w:ascii="Tahoma" w:hAnsi="Tahoma" w:cs="Tahoma"/>
          <w:b/>
          <w:bCs/>
          <w:lang w:val="en-CA"/>
        </w:rPr>
        <w:t>Equations:                          Constants:   g = 9.80 m/s</w:t>
      </w:r>
      <w:r w:rsidRPr="00DA0A83">
        <w:rPr>
          <w:rFonts w:ascii="Tahoma" w:hAnsi="Tahoma" w:cs="Tahoma"/>
          <w:b/>
          <w:bCs/>
          <w:vertAlign w:val="superscript"/>
          <w:lang w:val="en-CA"/>
        </w:rPr>
        <w:t>2</w:t>
      </w:r>
      <w:r>
        <w:rPr>
          <w:rFonts w:ascii="Tahoma" w:hAnsi="Tahoma" w:cs="Tahoma"/>
          <w:b/>
          <w:bCs/>
          <w:lang w:val="en-CA"/>
        </w:rPr>
        <w:t xml:space="preserve"> [down]</w:t>
      </w:r>
    </w:p>
    <w:p w:rsidR="00961455" w:rsidRDefault="00961455" w:rsidP="00961455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b/>
          <w:bCs/>
          <w:lang w:val="en-CA"/>
        </w:rPr>
      </w:pPr>
      <w:r w:rsidRPr="00626711">
        <w:rPr>
          <w:rFonts w:ascii="Tahoma" w:hAnsi="Tahoma" w:cs="Tahoma"/>
          <w:b/>
          <w:bCs/>
          <w:position w:val="-24"/>
          <w:lang w:val="en-CA"/>
        </w:rPr>
        <w:object w:dxaOrig="9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.25pt;height:30.75pt" o:ole="">
            <v:imagedata r:id="rId9" o:title=""/>
          </v:shape>
          <o:OLEObject Type="Embed" ProgID="Equation.3" ShapeID="_x0000_i1025" DrawAspect="Content" ObjectID="_1567490936" r:id="rId10"/>
        </w:object>
      </w:r>
      <w:r>
        <w:rPr>
          <w:rFonts w:ascii="Tahoma" w:hAnsi="Tahoma" w:cs="Tahoma"/>
          <w:b/>
          <w:bCs/>
          <w:lang w:val="en-CA"/>
        </w:rPr>
        <w:t xml:space="preserve">        </w:t>
      </w:r>
      <w:r w:rsidRPr="00626711">
        <w:rPr>
          <w:rFonts w:ascii="Tahoma" w:hAnsi="Tahoma" w:cs="Tahoma"/>
          <w:b/>
          <w:bCs/>
          <w:position w:val="-10"/>
          <w:lang w:val="en-CA"/>
        </w:rPr>
        <w:object w:dxaOrig="218" w:dyaOrig="320">
          <v:shape id="_x0000_i1026" type="#_x0000_t75" style="width:11.25pt;height:15.75pt" o:ole="">
            <v:imagedata r:id="rId11" o:title=""/>
          </v:shape>
          <o:OLEObject Type="Embed" ProgID="Equation.COEE2" ShapeID="_x0000_i1026" DrawAspect="Content" ObjectID="_1567490937" r:id="rId12"/>
        </w:object>
      </w:r>
      <w:r w:rsidRPr="00626711">
        <w:rPr>
          <w:rFonts w:ascii="Tahoma" w:hAnsi="Tahoma" w:cs="Tahoma"/>
          <w:b/>
          <w:bCs/>
          <w:position w:val="-24"/>
          <w:lang w:val="en-CA"/>
        </w:rPr>
        <w:object w:dxaOrig="940" w:dyaOrig="700">
          <v:shape id="_x0000_i1027" type="#_x0000_t75" style="width:47.25pt;height:35.25pt" o:ole="">
            <v:imagedata r:id="rId13" o:title=""/>
          </v:shape>
          <o:OLEObject Type="Embed" ProgID="Equation.3" ShapeID="_x0000_i1027" DrawAspect="Content" ObjectID="_1567490938" r:id="rId14"/>
        </w:object>
      </w:r>
      <w:r>
        <w:rPr>
          <w:rFonts w:ascii="Tahoma" w:hAnsi="Tahoma" w:cs="Tahoma"/>
          <w:b/>
          <w:bCs/>
          <w:lang w:val="en-CA"/>
        </w:rPr>
        <w:t xml:space="preserve">                </w:t>
      </w:r>
      <w:r w:rsidRPr="00392565">
        <w:rPr>
          <w:rFonts w:ascii="Tahoma" w:hAnsi="Tahoma" w:cs="Tahoma"/>
          <w:b/>
          <w:bCs/>
          <w:position w:val="-10"/>
          <w:lang w:val="en-CA"/>
        </w:rPr>
        <w:object w:dxaOrig="1320" w:dyaOrig="400">
          <v:shape id="_x0000_i1028" type="#_x0000_t75" style="width:66pt;height:20.25pt" o:ole="">
            <v:imagedata r:id="rId15" o:title=""/>
          </v:shape>
          <o:OLEObject Type="Embed" ProgID="Equation.3" ShapeID="_x0000_i1028" DrawAspect="Content" ObjectID="_1567490939" r:id="rId16"/>
        </w:object>
      </w:r>
      <w:r>
        <w:rPr>
          <w:rFonts w:ascii="Tahoma" w:hAnsi="Tahoma" w:cs="Tahoma"/>
          <w:b/>
          <w:bCs/>
          <w:lang w:val="en-CA"/>
        </w:rPr>
        <w:t xml:space="preserve">               </w:t>
      </w:r>
      <w:r w:rsidRPr="00392565">
        <w:rPr>
          <w:rFonts w:ascii="Tahoma" w:hAnsi="Tahoma" w:cs="Tahoma"/>
          <w:b/>
          <w:bCs/>
          <w:position w:val="-12"/>
          <w:lang w:val="en-CA"/>
        </w:rPr>
        <w:object w:dxaOrig="2340" w:dyaOrig="420">
          <v:shape id="_x0000_i1029" type="#_x0000_t75" style="width:117pt;height:21pt" o:ole="">
            <v:imagedata r:id="rId17" o:title=""/>
          </v:shape>
          <o:OLEObject Type="Embed" ProgID="Equation.3" ShapeID="_x0000_i1029" DrawAspect="Content" ObjectID="_1567490940" r:id="rId18"/>
        </w:object>
      </w:r>
      <w:r>
        <w:rPr>
          <w:rFonts w:ascii="Tahoma" w:hAnsi="Tahoma" w:cs="Tahoma"/>
          <w:b/>
          <w:bCs/>
          <w:lang w:val="en-CA"/>
        </w:rPr>
        <w:t xml:space="preserve">                                           </w:t>
      </w:r>
      <w:r w:rsidRPr="00392565">
        <w:rPr>
          <w:rFonts w:ascii="Tahoma" w:hAnsi="Tahoma" w:cs="Tahoma"/>
          <w:b/>
          <w:bCs/>
          <w:position w:val="-24"/>
          <w:lang w:val="en-CA"/>
        </w:rPr>
        <w:object w:dxaOrig="1120" w:dyaOrig="700">
          <v:shape id="_x0000_i1030" type="#_x0000_t75" style="width:63.75pt;height:39.95pt" o:ole="">
            <v:imagedata r:id="rId19" o:title=""/>
          </v:shape>
          <o:OLEObject Type="Embed" ProgID="Equation.3" ShapeID="_x0000_i1030" DrawAspect="Content" ObjectID="_1567490941" r:id="rId20"/>
        </w:object>
      </w:r>
      <w:r>
        <w:rPr>
          <w:rFonts w:ascii="Tahoma" w:hAnsi="Tahoma" w:cs="Tahoma"/>
          <w:b/>
          <w:bCs/>
          <w:lang w:val="en-CA"/>
        </w:rPr>
        <w:t xml:space="preserve">              </w:t>
      </w:r>
      <w:r w:rsidRPr="008174CB">
        <w:rPr>
          <w:rFonts w:ascii="Tahoma" w:hAnsi="Tahoma" w:cs="Tahoma"/>
          <w:b/>
          <w:bCs/>
          <w:position w:val="-24"/>
          <w:lang w:val="en-CA"/>
        </w:rPr>
        <w:object w:dxaOrig="1880" w:dyaOrig="620">
          <v:shape id="_x0000_i1031" type="#_x0000_t75" style="width:107.45pt;height:35.25pt" o:ole="">
            <v:imagedata r:id="rId21" o:title=""/>
          </v:shape>
          <o:OLEObject Type="Embed" ProgID="Equation.3" ShapeID="_x0000_i1031" DrawAspect="Content" ObjectID="_1567490942" r:id="rId22"/>
        </w:object>
      </w:r>
      <w:r>
        <w:rPr>
          <w:rFonts w:ascii="Tahoma" w:hAnsi="Tahoma" w:cs="Tahoma"/>
          <w:b/>
          <w:bCs/>
          <w:lang w:val="en-CA"/>
        </w:rPr>
        <w:t xml:space="preserve">          </w:t>
      </w:r>
      <w:r w:rsidR="00546BBE" w:rsidRPr="008174CB">
        <w:rPr>
          <w:rFonts w:ascii="Tahoma" w:hAnsi="Tahoma" w:cs="Tahoma"/>
          <w:b/>
          <w:bCs/>
          <w:position w:val="-24"/>
          <w:lang w:val="en-CA"/>
        </w:rPr>
        <w:object w:dxaOrig="1900" w:dyaOrig="620">
          <v:shape id="_x0000_i1032" type="#_x0000_t75" style="width:135pt;height:39.75pt" o:ole="">
            <v:imagedata r:id="rId23" o:title=""/>
          </v:shape>
          <o:OLEObject Type="Embed" ProgID="Equation.3" ShapeID="_x0000_i1032" DrawAspect="Content" ObjectID="_1567490943" r:id="rId24"/>
        </w:object>
      </w:r>
      <w:r>
        <w:rPr>
          <w:rFonts w:ascii="Tahoma" w:hAnsi="Tahoma" w:cs="Tahoma"/>
          <w:b/>
          <w:bCs/>
          <w:lang w:val="en-CA"/>
        </w:rPr>
        <w:t xml:space="preserve">          </w:t>
      </w:r>
      <w:r w:rsidRPr="008174CB">
        <w:rPr>
          <w:rFonts w:ascii="Tahoma" w:hAnsi="Tahoma" w:cs="Tahoma"/>
          <w:b/>
          <w:bCs/>
          <w:position w:val="-24"/>
          <w:lang w:val="en-CA"/>
        </w:rPr>
        <w:object w:dxaOrig="1660" w:dyaOrig="700">
          <v:shape id="_x0000_i1033" type="#_x0000_t75" style="width:93.85pt;height:39.75pt" o:ole="">
            <v:imagedata r:id="rId25" o:title=""/>
          </v:shape>
          <o:OLEObject Type="Embed" ProgID="Equation.3" ShapeID="_x0000_i1033" DrawAspect="Content" ObjectID="_1567490944" r:id="rId26"/>
        </w:object>
      </w:r>
    </w:p>
    <w:p w:rsidR="00961455" w:rsidRDefault="00961455" w:rsidP="00961455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b/>
          <w:bCs/>
          <w:lang w:val="en-CA"/>
        </w:rPr>
      </w:pPr>
    </w:p>
    <w:p w:rsidR="00961455" w:rsidRPr="004A600D" w:rsidRDefault="00961455" w:rsidP="00961455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b/>
          <w:bCs/>
          <w:lang w:val="en-CA"/>
        </w:rPr>
      </w:pPr>
      <w:r w:rsidRPr="00392565">
        <w:rPr>
          <w:rFonts w:ascii="Tahoma" w:hAnsi="Tahoma" w:cs="Tahoma"/>
          <w:b/>
          <w:bCs/>
          <w:position w:val="-24"/>
          <w:lang w:val="en-CA"/>
        </w:rPr>
        <w:object w:dxaOrig="1540" w:dyaOrig="740">
          <v:shape id="_x0000_i1034" type="#_x0000_t75" style="width:77.25pt;height:36.75pt" o:ole="">
            <v:imagedata r:id="rId27" o:title=""/>
          </v:shape>
          <o:OLEObject Type="Embed" ProgID="Equation.3" ShapeID="_x0000_i1034" DrawAspect="Content" ObjectID="_1567490945" r:id="rId28"/>
        </w:object>
      </w:r>
      <w:r>
        <w:rPr>
          <w:rFonts w:ascii="Tahoma" w:hAnsi="Tahoma" w:cs="Tahoma"/>
          <w:b/>
          <w:bCs/>
          <w:lang w:val="en-CA"/>
        </w:rPr>
        <w:t xml:space="preserve">                                                                     Math:</w:t>
      </w:r>
      <w:r>
        <w:rPr>
          <w:rFonts w:ascii="Tahoma" w:hAnsi="Tahoma" w:cs="Tahoma"/>
          <w:b/>
          <w:bCs/>
          <w:lang w:val="en-CA"/>
        </w:rPr>
        <w:tab/>
      </w:r>
      <m:oMath>
        <m:r>
          <w:rPr>
            <w:rFonts w:ascii="Cambria Math" w:hAnsi="Cambria Math" w:cs="Cambria Math"/>
            <w:sz w:val="28"/>
            <w:szCs w:val="28"/>
            <w:lang w:val="en-CA"/>
          </w:rPr>
          <m:t>x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  <w:lang w:val="en-CA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  <w:lang w:val="en-C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  <w:lang w:val="en-CA"/>
              </w:rPr>
              <m:t>-</m:t>
            </m:r>
            <m:r>
              <w:rPr>
                <w:rFonts w:ascii="Cambria Math" w:hAnsi="Cambria Math" w:cs="Cambria Math"/>
                <w:sz w:val="28"/>
                <w:szCs w:val="28"/>
                <w:lang w:val="en-CA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  <w:lang w:val="en-CA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  <w:lang w:val="en-CA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CA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8"/>
                        <w:szCs w:val="28"/>
                        <w:lang w:val="en-CA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val="en-CA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  <w:lang w:val="en-CA"/>
                  </w:rPr>
                  <m:t>-4</m:t>
                </m:r>
                <m:r>
                  <w:rPr>
                    <w:rFonts w:ascii="Cambria Math" w:hAnsi="Cambria Math" w:cs="Cambria Math"/>
                    <w:sz w:val="28"/>
                    <w:szCs w:val="28"/>
                    <w:lang w:val="en-CA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  <w:lang w:val="en-CA"/>
              </w:rPr>
              <m:t>2</m:t>
            </m:r>
            <m:r>
              <w:rPr>
                <w:rFonts w:ascii="Cambria Math" w:hAnsi="Cambria Math" w:cs="Cambria Math"/>
                <w:sz w:val="28"/>
                <w:szCs w:val="28"/>
                <w:lang w:val="en-CA"/>
              </w:rPr>
              <m:t>a</m:t>
            </m:r>
          </m:den>
        </m:f>
      </m:oMath>
    </w:p>
    <w:p w:rsidR="00961455" w:rsidRDefault="00961455">
      <w:pPr>
        <w:rPr>
          <w:rFonts w:asciiTheme="minorHAnsi" w:hAnsiTheme="minorHAnsi"/>
          <w:b/>
          <w:sz w:val="24"/>
          <w:lang w:val="en-CA"/>
        </w:rPr>
      </w:pPr>
    </w:p>
    <w:p w:rsidR="00775856" w:rsidRPr="00C221EB" w:rsidRDefault="00BA0759">
      <w:pPr>
        <w:rPr>
          <w:rFonts w:asciiTheme="minorHAnsi" w:hAnsiTheme="minorHAnsi"/>
          <w:b/>
          <w:sz w:val="24"/>
          <w:u w:val="single"/>
        </w:rPr>
      </w:pPr>
      <w:r w:rsidRPr="00C221EB">
        <w:rPr>
          <w:rFonts w:asciiTheme="minorHAnsi" w:hAnsiTheme="minorHAnsi"/>
          <w:b/>
          <w:sz w:val="24"/>
          <w:u w:val="single"/>
        </w:rPr>
        <w:t>Par</w:t>
      </w:r>
      <w:r w:rsidR="00EA1408" w:rsidRPr="00C221EB">
        <w:rPr>
          <w:rFonts w:asciiTheme="minorHAnsi" w:hAnsiTheme="minorHAnsi"/>
          <w:b/>
          <w:sz w:val="24"/>
          <w:u w:val="single"/>
        </w:rPr>
        <w:t>t</w:t>
      </w:r>
      <w:r w:rsidR="00BC21BE">
        <w:rPr>
          <w:rFonts w:asciiTheme="minorHAnsi" w:hAnsiTheme="minorHAnsi"/>
          <w:b/>
          <w:sz w:val="24"/>
          <w:u w:val="single"/>
        </w:rPr>
        <w:t xml:space="preserve"> A: Multiple Choice Answers [ </w:t>
      </w:r>
      <w:r w:rsidR="0041724D">
        <w:rPr>
          <w:rFonts w:asciiTheme="minorHAnsi" w:hAnsiTheme="minorHAnsi"/>
          <w:b/>
          <w:sz w:val="24"/>
          <w:u w:val="single"/>
        </w:rPr>
        <w:t>6</w:t>
      </w:r>
      <w:r w:rsidRPr="00C221EB">
        <w:rPr>
          <w:rFonts w:asciiTheme="minorHAnsi" w:hAnsiTheme="minorHAnsi"/>
          <w:b/>
          <w:sz w:val="24"/>
          <w:u w:val="single"/>
        </w:rPr>
        <w:t xml:space="preserve"> marks]:</w:t>
      </w:r>
    </w:p>
    <w:p w:rsidR="00775856" w:rsidRDefault="00BA0759">
      <w:p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sz w:val="24"/>
        </w:rPr>
        <w:t>Write the letter representing the best answer for each question in the table below:</w:t>
      </w:r>
    </w:p>
    <w:p w:rsidR="008C1A8C" w:rsidRPr="00C221EB" w:rsidRDefault="008C1A8C">
      <w:pPr>
        <w:rPr>
          <w:rFonts w:asciiTheme="minorHAnsi" w:hAnsiTheme="minorHAnsi"/>
          <w:sz w:val="24"/>
        </w:rPr>
      </w:pPr>
    </w:p>
    <w:tbl>
      <w:tblPr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9"/>
        <w:gridCol w:w="909"/>
        <w:gridCol w:w="909"/>
        <w:gridCol w:w="909"/>
        <w:gridCol w:w="909"/>
        <w:gridCol w:w="909"/>
      </w:tblGrid>
      <w:tr w:rsidR="0041724D" w:rsidRPr="00C221EB" w:rsidTr="00EA1408">
        <w:tc>
          <w:tcPr>
            <w:tcW w:w="909" w:type="dxa"/>
          </w:tcPr>
          <w:p w:rsidR="0041724D" w:rsidRPr="00C221EB" w:rsidRDefault="0041724D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221EB">
              <w:rPr>
                <w:rFonts w:asciiTheme="minorHAnsi" w:hAnsiTheme="minorHAnsi"/>
                <w:b/>
                <w:sz w:val="24"/>
              </w:rPr>
              <w:t>1</w:t>
            </w:r>
          </w:p>
        </w:tc>
        <w:tc>
          <w:tcPr>
            <w:tcW w:w="909" w:type="dxa"/>
          </w:tcPr>
          <w:p w:rsidR="0041724D" w:rsidRPr="00C221EB" w:rsidRDefault="0041724D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221EB">
              <w:rPr>
                <w:rFonts w:asciiTheme="minorHAnsi" w:hAnsiTheme="minorHAnsi"/>
                <w:b/>
                <w:sz w:val="24"/>
              </w:rPr>
              <w:t>2</w:t>
            </w:r>
          </w:p>
        </w:tc>
        <w:tc>
          <w:tcPr>
            <w:tcW w:w="909" w:type="dxa"/>
          </w:tcPr>
          <w:p w:rsidR="0041724D" w:rsidRPr="00C221EB" w:rsidRDefault="0041724D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221EB">
              <w:rPr>
                <w:rFonts w:asciiTheme="minorHAnsi" w:hAnsiTheme="minorHAnsi"/>
                <w:b/>
                <w:sz w:val="24"/>
              </w:rPr>
              <w:t>3</w:t>
            </w:r>
          </w:p>
        </w:tc>
        <w:tc>
          <w:tcPr>
            <w:tcW w:w="909" w:type="dxa"/>
          </w:tcPr>
          <w:p w:rsidR="0041724D" w:rsidRPr="00C221EB" w:rsidRDefault="0041724D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221EB">
              <w:rPr>
                <w:rFonts w:asciiTheme="minorHAnsi" w:hAnsiTheme="minorHAnsi"/>
                <w:b/>
                <w:sz w:val="24"/>
              </w:rPr>
              <w:t>4</w:t>
            </w:r>
          </w:p>
        </w:tc>
        <w:tc>
          <w:tcPr>
            <w:tcW w:w="909" w:type="dxa"/>
          </w:tcPr>
          <w:p w:rsidR="0041724D" w:rsidRPr="00C221EB" w:rsidRDefault="0041724D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221EB">
              <w:rPr>
                <w:rFonts w:asciiTheme="minorHAnsi" w:hAnsiTheme="minorHAnsi"/>
                <w:b/>
                <w:sz w:val="24"/>
              </w:rPr>
              <w:t>5</w:t>
            </w:r>
          </w:p>
        </w:tc>
        <w:tc>
          <w:tcPr>
            <w:tcW w:w="909" w:type="dxa"/>
          </w:tcPr>
          <w:p w:rsidR="0041724D" w:rsidRPr="00C221EB" w:rsidRDefault="0041724D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221EB">
              <w:rPr>
                <w:rFonts w:asciiTheme="minorHAnsi" w:hAnsiTheme="minorHAnsi"/>
                <w:b/>
                <w:sz w:val="24"/>
              </w:rPr>
              <w:t>6</w:t>
            </w:r>
          </w:p>
        </w:tc>
      </w:tr>
      <w:tr w:rsidR="0041724D" w:rsidRPr="00C221EB" w:rsidTr="00EA1408">
        <w:tc>
          <w:tcPr>
            <w:tcW w:w="909" w:type="dxa"/>
          </w:tcPr>
          <w:p w:rsidR="0041724D" w:rsidRPr="00C221EB" w:rsidRDefault="0041724D">
            <w:pPr>
              <w:rPr>
                <w:rFonts w:asciiTheme="minorHAnsi" w:hAnsiTheme="minorHAnsi"/>
                <w:sz w:val="24"/>
              </w:rPr>
            </w:pPr>
          </w:p>
          <w:p w:rsidR="0041724D" w:rsidRPr="00C221EB" w:rsidRDefault="0041724D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909" w:type="dxa"/>
          </w:tcPr>
          <w:p w:rsidR="0041724D" w:rsidRPr="00C221EB" w:rsidRDefault="0041724D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909" w:type="dxa"/>
          </w:tcPr>
          <w:p w:rsidR="0041724D" w:rsidRPr="00C221EB" w:rsidRDefault="0041724D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909" w:type="dxa"/>
          </w:tcPr>
          <w:p w:rsidR="0041724D" w:rsidRPr="00C221EB" w:rsidRDefault="0041724D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909" w:type="dxa"/>
          </w:tcPr>
          <w:p w:rsidR="0041724D" w:rsidRPr="00C221EB" w:rsidRDefault="0041724D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909" w:type="dxa"/>
          </w:tcPr>
          <w:p w:rsidR="0041724D" w:rsidRPr="00C221EB" w:rsidRDefault="0041724D">
            <w:pPr>
              <w:rPr>
                <w:rFonts w:asciiTheme="minorHAnsi" w:hAnsiTheme="minorHAnsi"/>
                <w:sz w:val="24"/>
              </w:rPr>
            </w:pPr>
          </w:p>
        </w:tc>
      </w:tr>
    </w:tbl>
    <w:p w:rsidR="00775856" w:rsidRPr="00C221EB" w:rsidRDefault="00775856">
      <w:pPr>
        <w:rPr>
          <w:rFonts w:asciiTheme="minorHAnsi" w:hAnsiTheme="minorHAnsi"/>
          <w:sz w:val="24"/>
        </w:rPr>
      </w:pPr>
    </w:p>
    <w:p w:rsidR="00775856" w:rsidRPr="00C221EB" w:rsidRDefault="00BA0759">
      <w:pPr>
        <w:rPr>
          <w:rFonts w:asciiTheme="minorHAnsi" w:hAnsiTheme="minorHAnsi"/>
          <w:b/>
          <w:sz w:val="24"/>
          <w:u w:val="single"/>
        </w:rPr>
      </w:pPr>
      <w:r w:rsidRPr="00C221EB">
        <w:rPr>
          <w:rFonts w:asciiTheme="minorHAnsi" w:hAnsiTheme="minorHAnsi"/>
          <w:b/>
          <w:sz w:val="24"/>
          <w:u w:val="single"/>
        </w:rPr>
        <w:t>Part B: Short Answer and Problem Solving [</w:t>
      </w:r>
      <w:r w:rsidR="00EA1408" w:rsidRPr="00C221EB">
        <w:rPr>
          <w:rFonts w:asciiTheme="minorHAnsi" w:hAnsiTheme="minorHAnsi"/>
          <w:b/>
          <w:sz w:val="24"/>
          <w:u w:val="single"/>
        </w:rPr>
        <w:t xml:space="preserve"> </w:t>
      </w:r>
      <w:r w:rsidR="00BC21BE">
        <w:rPr>
          <w:rFonts w:asciiTheme="minorHAnsi" w:hAnsiTheme="minorHAnsi"/>
          <w:b/>
          <w:sz w:val="24"/>
          <w:u w:val="single"/>
        </w:rPr>
        <w:t>14</w:t>
      </w:r>
      <w:r w:rsidRPr="00C221EB">
        <w:rPr>
          <w:rFonts w:asciiTheme="minorHAnsi" w:hAnsiTheme="minorHAnsi"/>
          <w:b/>
          <w:sz w:val="24"/>
          <w:u w:val="single"/>
        </w:rPr>
        <w:t xml:space="preserve"> marks</w:t>
      </w:r>
      <w:r w:rsidR="00F24908">
        <w:rPr>
          <w:rFonts w:asciiTheme="minorHAnsi" w:hAnsiTheme="minorHAnsi"/>
          <w:b/>
          <w:sz w:val="24"/>
          <w:u w:val="single"/>
        </w:rPr>
        <w:t xml:space="preserve"> + 1 mark Sig Digs</w:t>
      </w:r>
      <w:r w:rsidR="006D1A89">
        <w:rPr>
          <w:rFonts w:asciiTheme="minorHAnsi" w:hAnsiTheme="minorHAnsi"/>
          <w:b/>
          <w:sz w:val="24"/>
          <w:u w:val="single"/>
        </w:rPr>
        <w:t xml:space="preserve"> = </w:t>
      </w:r>
      <w:r w:rsidR="00BC21BE">
        <w:rPr>
          <w:rFonts w:asciiTheme="minorHAnsi" w:hAnsiTheme="minorHAnsi"/>
          <w:b/>
          <w:sz w:val="24"/>
          <w:u w:val="single"/>
        </w:rPr>
        <w:t>15</w:t>
      </w:r>
      <w:r w:rsidR="006D1A89">
        <w:rPr>
          <w:rFonts w:asciiTheme="minorHAnsi" w:hAnsiTheme="minorHAnsi"/>
          <w:b/>
          <w:sz w:val="24"/>
          <w:u w:val="single"/>
        </w:rPr>
        <w:t xml:space="preserve"> marks</w:t>
      </w:r>
      <w:r w:rsidRPr="00C221EB">
        <w:rPr>
          <w:rFonts w:asciiTheme="minorHAnsi" w:hAnsiTheme="minorHAnsi"/>
          <w:b/>
          <w:sz w:val="24"/>
          <w:u w:val="single"/>
        </w:rPr>
        <w:t xml:space="preserve">]: </w:t>
      </w:r>
    </w:p>
    <w:p w:rsidR="005B4027" w:rsidRPr="00C221EB" w:rsidRDefault="005B4027" w:rsidP="005B4027">
      <w:pPr>
        <w:rPr>
          <w:rFonts w:asciiTheme="minorHAnsi" w:hAnsiTheme="minorHAnsi"/>
          <w:sz w:val="24"/>
        </w:rPr>
      </w:pPr>
    </w:p>
    <w:p w:rsidR="00DE6AF5" w:rsidRPr="00396B82" w:rsidDel="00396B82" w:rsidRDefault="00396B82" w:rsidP="00396B82">
      <w:pPr>
        <w:rPr>
          <w:del w:id="23" w:author="Ryan, Linda" w:date="2017-09-21T09:11:00Z"/>
          <w:rFonts w:asciiTheme="minorHAnsi" w:hAnsiTheme="minorHAnsi"/>
          <w:sz w:val="24"/>
          <w:rPrChange w:id="24" w:author="Ryan, Linda" w:date="2017-09-21T09:09:00Z">
            <w:rPr>
              <w:del w:id="25" w:author="Ryan, Linda" w:date="2017-09-21T09:11:00Z"/>
            </w:rPr>
          </w:rPrChange>
        </w:rPr>
        <w:pPrChange w:id="26" w:author="Ryan, Linda" w:date="2017-09-21T09:11:00Z">
          <w:pPr>
            <w:pStyle w:val="ListParagraph"/>
            <w:numPr>
              <w:numId w:val="10"/>
            </w:numPr>
            <w:ind w:hanging="360"/>
          </w:pPr>
        </w:pPrChange>
      </w:pPr>
      <w:ins w:id="27" w:author="Ryan, Linda" w:date="2017-09-21T09:09:00Z">
        <w:r>
          <w:rPr>
            <w:rFonts w:asciiTheme="minorHAnsi" w:hAnsiTheme="minorHAnsi"/>
            <w:sz w:val="24"/>
          </w:rPr>
          <w:t xml:space="preserve">1.A truck travelling along </w:t>
        </w:r>
        <w:proofErr w:type="spellStart"/>
        <w:r>
          <w:rPr>
            <w:rFonts w:asciiTheme="minorHAnsi" w:hAnsiTheme="minorHAnsi"/>
            <w:sz w:val="24"/>
          </w:rPr>
          <w:t>Bramalea</w:t>
        </w:r>
        <w:proofErr w:type="spellEnd"/>
        <w:r>
          <w:rPr>
            <w:rFonts w:asciiTheme="minorHAnsi" w:hAnsiTheme="minorHAnsi"/>
            <w:sz w:val="24"/>
          </w:rPr>
          <w:t xml:space="preserve"> road is initially moving at a constant velocity of 10.0 m/s</w:t>
        </w:r>
      </w:ins>
      <w:ins w:id="28" w:author="Ryan, Linda" w:date="2017-09-21T09:13:00Z">
        <w:r w:rsidR="00B951F7">
          <w:rPr>
            <w:rFonts w:asciiTheme="minorHAnsi" w:hAnsiTheme="minorHAnsi"/>
            <w:sz w:val="24"/>
          </w:rPr>
          <w:t xml:space="preserve"> [North]</w:t>
        </w:r>
      </w:ins>
      <w:ins w:id="29" w:author="Ryan, Linda" w:date="2017-09-21T09:09:00Z">
        <w:r>
          <w:rPr>
            <w:rFonts w:asciiTheme="minorHAnsi" w:hAnsiTheme="minorHAnsi"/>
            <w:sz w:val="24"/>
          </w:rPr>
          <w:t xml:space="preserve"> when the driver sees a family of geese starting to cross the road. </w:t>
        </w:r>
      </w:ins>
      <w:ins w:id="30" w:author="Ryan, Linda" w:date="2017-09-21T09:11:00Z">
        <w:r>
          <w:rPr>
            <w:rFonts w:asciiTheme="minorHAnsi" w:hAnsiTheme="minorHAnsi"/>
            <w:sz w:val="24"/>
          </w:rPr>
          <w:t xml:space="preserve"> It takes the driver 0.200 s to react after which</w:t>
        </w:r>
      </w:ins>
      <w:ins w:id="31" w:author="Ryan, Linda" w:date="2017-09-21T09:13:00Z">
        <w:r w:rsidR="00B951F7">
          <w:rPr>
            <w:rFonts w:asciiTheme="minorHAnsi" w:hAnsiTheme="minorHAnsi"/>
            <w:sz w:val="24"/>
          </w:rPr>
          <w:t xml:space="preserve"> time</w:t>
        </w:r>
      </w:ins>
      <w:ins w:id="32" w:author="Ryan, Linda" w:date="2017-09-21T09:11:00Z">
        <w:r>
          <w:rPr>
            <w:rFonts w:asciiTheme="minorHAnsi" w:hAnsiTheme="minorHAnsi"/>
            <w:sz w:val="24"/>
          </w:rPr>
          <w:t xml:space="preserve"> she applies the brake to accelerate smoothly to a stop in 5.00 seconds</w:t>
        </w:r>
      </w:ins>
      <w:del w:id="33" w:author="Ryan, Linda" w:date="2017-09-21T09:11:00Z">
        <w:r w:rsidR="003A3ECA" w:rsidRPr="00396B82" w:rsidDel="00396B82">
          <w:rPr>
            <w:rFonts w:asciiTheme="minorHAnsi" w:hAnsiTheme="minorHAnsi"/>
            <w:sz w:val="24"/>
            <w:rPrChange w:id="34" w:author="Ryan, Linda" w:date="2017-09-21T09:09:00Z">
              <w:rPr/>
            </w:rPrChange>
          </w:rPr>
          <w:delText xml:space="preserve">A car, </w:delText>
        </w:r>
        <w:r w:rsidR="005E3A3A" w:rsidRPr="00396B82" w:rsidDel="00396B82">
          <w:rPr>
            <w:rFonts w:asciiTheme="minorHAnsi" w:hAnsiTheme="minorHAnsi"/>
            <w:sz w:val="24"/>
            <w:rPrChange w:id="35" w:author="Ryan, Linda" w:date="2017-09-21T09:09:00Z">
              <w:rPr/>
            </w:rPrChange>
          </w:rPr>
          <w:delText xml:space="preserve">travelling along </w:delText>
        </w:r>
        <w:r w:rsidR="008C1A8C" w:rsidRPr="00396B82" w:rsidDel="00396B82">
          <w:rPr>
            <w:rFonts w:asciiTheme="minorHAnsi" w:hAnsiTheme="minorHAnsi"/>
            <w:sz w:val="24"/>
            <w:rPrChange w:id="36" w:author="Ryan, Linda" w:date="2017-09-21T09:09:00Z">
              <w:rPr/>
            </w:rPrChange>
          </w:rPr>
          <w:delText>Bovaird</w:delText>
        </w:r>
        <w:r w:rsidR="005E3A3A" w:rsidRPr="00396B82" w:rsidDel="00396B82">
          <w:rPr>
            <w:rFonts w:asciiTheme="minorHAnsi" w:hAnsiTheme="minorHAnsi"/>
            <w:sz w:val="24"/>
            <w:rPrChange w:id="37" w:author="Ryan, Linda" w:date="2017-09-21T09:09:00Z">
              <w:rPr/>
            </w:rPrChange>
          </w:rPr>
          <w:delText xml:space="preserve"> road</w:delText>
        </w:r>
        <w:r w:rsidR="003A3ECA" w:rsidRPr="00396B82" w:rsidDel="00396B82">
          <w:rPr>
            <w:rFonts w:asciiTheme="minorHAnsi" w:hAnsiTheme="minorHAnsi"/>
            <w:sz w:val="24"/>
            <w:rPrChange w:id="38" w:author="Ryan, Linda" w:date="2017-09-21T09:09:00Z">
              <w:rPr/>
            </w:rPrChange>
          </w:rPr>
          <w:delText>,</w:delText>
        </w:r>
        <w:r w:rsidR="005E3A3A" w:rsidRPr="00396B82" w:rsidDel="00396B82">
          <w:rPr>
            <w:rFonts w:asciiTheme="minorHAnsi" w:hAnsiTheme="minorHAnsi"/>
            <w:sz w:val="24"/>
            <w:rPrChange w:id="39" w:author="Ryan, Linda" w:date="2017-09-21T09:09:00Z">
              <w:rPr/>
            </w:rPrChange>
          </w:rPr>
          <w:delText xml:space="preserve"> is travelling at constant velocity of 15.0 m/s [Forward] when</w:delText>
        </w:r>
      </w:del>
    </w:p>
    <w:p w:rsidR="00BC21BE" w:rsidRDefault="005E3A3A" w:rsidP="00396B82">
      <w:pPr>
        <w:rPr>
          <w:rFonts w:asciiTheme="minorHAnsi" w:hAnsiTheme="minorHAnsi"/>
          <w:sz w:val="24"/>
        </w:rPr>
      </w:pPr>
      <w:del w:id="40" w:author="Ryan, Linda" w:date="2017-09-21T09:11:00Z">
        <w:r w:rsidRPr="00DE6AF5" w:rsidDel="00396B82">
          <w:rPr>
            <w:rFonts w:asciiTheme="minorHAnsi" w:hAnsiTheme="minorHAnsi"/>
            <w:sz w:val="24"/>
          </w:rPr>
          <w:delText xml:space="preserve">the driver sees a </w:delText>
        </w:r>
        <w:r w:rsidR="00836B3F" w:rsidRPr="00DE6AF5" w:rsidDel="00396B82">
          <w:rPr>
            <w:rFonts w:asciiTheme="minorHAnsi" w:hAnsiTheme="minorHAnsi"/>
            <w:sz w:val="24"/>
          </w:rPr>
          <w:delText>stalled truck</w:delText>
        </w:r>
        <w:r w:rsidRPr="00DE6AF5" w:rsidDel="00396B82">
          <w:rPr>
            <w:rFonts w:asciiTheme="minorHAnsi" w:hAnsiTheme="minorHAnsi"/>
            <w:sz w:val="24"/>
          </w:rPr>
          <w:delText xml:space="preserve"> up ahead.  It takes the driver 0.50 s to react before she applies the brakes.  She then accelerates uniformly to rest in 10.0 seconds. </w:delText>
        </w:r>
      </w:del>
      <w:r w:rsidRPr="00DE6AF5">
        <w:rPr>
          <w:rFonts w:asciiTheme="minorHAnsi" w:hAnsiTheme="minorHAnsi"/>
          <w:sz w:val="24"/>
        </w:rPr>
        <w:t xml:space="preserve"> </w:t>
      </w:r>
    </w:p>
    <w:p w:rsidR="009A6125" w:rsidRPr="00DE6AF5" w:rsidRDefault="00C221EB" w:rsidP="00DE6AF5">
      <w:pPr>
        <w:rPr>
          <w:rFonts w:asciiTheme="minorHAnsi" w:hAnsiTheme="minorHAnsi"/>
          <w:sz w:val="24"/>
        </w:rPr>
      </w:pPr>
      <w:r w:rsidRPr="00DE6AF5">
        <w:rPr>
          <w:rFonts w:asciiTheme="minorHAnsi" w:hAnsiTheme="minorHAnsi"/>
          <w:sz w:val="24"/>
        </w:rPr>
        <w:tab/>
      </w:r>
      <w:r w:rsidRPr="00DE6AF5">
        <w:rPr>
          <w:rFonts w:asciiTheme="minorHAnsi" w:hAnsiTheme="minorHAnsi"/>
          <w:sz w:val="24"/>
        </w:rPr>
        <w:tab/>
      </w:r>
      <w:r w:rsidR="005E3A3A" w:rsidRPr="00DE6AF5">
        <w:rPr>
          <w:rFonts w:asciiTheme="minorHAnsi" w:hAnsiTheme="minorHAnsi"/>
          <w:sz w:val="24"/>
        </w:rPr>
        <w:tab/>
        <w:t xml:space="preserve">   </w:t>
      </w:r>
    </w:p>
    <w:p w:rsidR="00961455" w:rsidRPr="00DE6AF5" w:rsidRDefault="005E3A3A" w:rsidP="00DE6AF5">
      <w:pPr>
        <w:rPr>
          <w:rFonts w:asciiTheme="minorHAnsi" w:hAnsiTheme="minorHAnsi"/>
          <w:sz w:val="24"/>
        </w:rPr>
      </w:pPr>
      <w:r w:rsidRPr="00DE6AF5">
        <w:rPr>
          <w:rFonts w:asciiTheme="minorHAnsi" w:hAnsiTheme="minorHAnsi"/>
          <w:b/>
          <w:sz w:val="24"/>
        </w:rPr>
        <w:t>Sketch</w:t>
      </w:r>
      <w:r w:rsidRPr="00DE6AF5">
        <w:rPr>
          <w:rFonts w:asciiTheme="minorHAnsi" w:hAnsiTheme="minorHAnsi"/>
          <w:sz w:val="24"/>
        </w:rPr>
        <w:t xml:space="preserve"> the velocity-time and position-time graphs for the </w:t>
      </w:r>
      <w:del w:id="41" w:author="Ryan, Linda" w:date="2017-09-21T09:12:00Z">
        <w:r w:rsidRPr="00DE6AF5" w:rsidDel="00396B82">
          <w:rPr>
            <w:rFonts w:asciiTheme="minorHAnsi" w:hAnsiTheme="minorHAnsi"/>
            <w:sz w:val="24"/>
          </w:rPr>
          <w:delText xml:space="preserve">car’s </w:delText>
        </w:r>
      </w:del>
      <w:ins w:id="42" w:author="Ryan, Linda" w:date="2017-09-21T09:12:00Z">
        <w:r w:rsidR="00396B82">
          <w:rPr>
            <w:rFonts w:asciiTheme="minorHAnsi" w:hAnsiTheme="minorHAnsi"/>
            <w:sz w:val="24"/>
          </w:rPr>
          <w:t>truck’s</w:t>
        </w:r>
        <w:r w:rsidR="00396B82" w:rsidRPr="00DE6AF5">
          <w:rPr>
            <w:rFonts w:asciiTheme="minorHAnsi" w:hAnsiTheme="minorHAnsi"/>
            <w:sz w:val="24"/>
          </w:rPr>
          <w:t xml:space="preserve"> </w:t>
        </w:r>
      </w:ins>
      <w:r w:rsidRPr="00DE6AF5">
        <w:rPr>
          <w:rFonts w:asciiTheme="minorHAnsi" w:hAnsiTheme="minorHAnsi"/>
          <w:sz w:val="24"/>
        </w:rPr>
        <w:t>motion from the time the d</w:t>
      </w:r>
      <w:r w:rsidR="00836B3F" w:rsidRPr="00DE6AF5">
        <w:rPr>
          <w:rFonts w:asciiTheme="minorHAnsi" w:hAnsiTheme="minorHAnsi"/>
          <w:sz w:val="24"/>
        </w:rPr>
        <w:t xml:space="preserve">river first sees the </w:t>
      </w:r>
      <w:del w:id="43" w:author="Ryan, Linda" w:date="2017-09-21T09:12:00Z">
        <w:r w:rsidR="00836B3F" w:rsidRPr="00DE6AF5" w:rsidDel="00396B82">
          <w:rPr>
            <w:rFonts w:asciiTheme="minorHAnsi" w:hAnsiTheme="minorHAnsi"/>
            <w:sz w:val="24"/>
          </w:rPr>
          <w:delText>stalled truck</w:delText>
        </w:r>
      </w:del>
      <w:ins w:id="44" w:author="Ryan, Linda" w:date="2017-09-21T09:12:00Z">
        <w:r w:rsidR="00396B82">
          <w:rPr>
            <w:rFonts w:asciiTheme="minorHAnsi" w:hAnsiTheme="minorHAnsi"/>
            <w:sz w:val="24"/>
          </w:rPr>
          <w:t>geese</w:t>
        </w:r>
      </w:ins>
      <w:r w:rsidR="00961455" w:rsidRPr="00DE6AF5">
        <w:rPr>
          <w:rFonts w:asciiTheme="minorHAnsi" w:hAnsiTheme="minorHAnsi"/>
          <w:sz w:val="24"/>
        </w:rPr>
        <w:t>.</w:t>
      </w:r>
      <w:r w:rsidR="00851FE0" w:rsidRPr="00DE6AF5">
        <w:rPr>
          <w:rFonts w:asciiTheme="minorHAnsi" w:hAnsiTheme="minorHAnsi"/>
          <w:sz w:val="24"/>
        </w:rPr>
        <w:t xml:space="preserve">    (The graphs do not need to be drawn to scale but the time axis</w:t>
      </w:r>
      <w:r w:rsidR="00836B3F" w:rsidRPr="00DE6AF5">
        <w:rPr>
          <w:rFonts w:asciiTheme="minorHAnsi" w:hAnsiTheme="minorHAnsi"/>
          <w:sz w:val="24"/>
        </w:rPr>
        <w:t xml:space="preserve"> for the two graphs </w:t>
      </w:r>
      <w:r w:rsidR="00851FE0" w:rsidRPr="00DE6AF5">
        <w:rPr>
          <w:rFonts w:asciiTheme="minorHAnsi" w:hAnsiTheme="minorHAnsi"/>
          <w:sz w:val="24"/>
        </w:rPr>
        <w:t>shou</w:t>
      </w:r>
      <w:r w:rsidR="00836B3F" w:rsidRPr="00DE6AF5">
        <w:rPr>
          <w:rFonts w:asciiTheme="minorHAnsi" w:hAnsiTheme="minorHAnsi"/>
          <w:sz w:val="24"/>
        </w:rPr>
        <w:t>ld correspond</w:t>
      </w:r>
      <w:r w:rsidR="00851FE0" w:rsidRPr="00DE6AF5">
        <w:rPr>
          <w:rFonts w:asciiTheme="minorHAnsi" w:hAnsiTheme="minorHAnsi"/>
          <w:sz w:val="24"/>
        </w:rPr>
        <w:t xml:space="preserve">). </w:t>
      </w:r>
      <w:r w:rsidR="00961455" w:rsidRPr="00DE6AF5">
        <w:rPr>
          <w:rFonts w:asciiTheme="minorHAnsi" w:hAnsiTheme="minorHAnsi"/>
          <w:sz w:val="24"/>
        </w:rPr>
        <w:t xml:space="preserve">                                                                                                     </w:t>
      </w:r>
      <w:r w:rsidR="00DE6AF5">
        <w:rPr>
          <w:rFonts w:asciiTheme="minorHAnsi" w:hAnsiTheme="minorHAnsi"/>
          <w:sz w:val="24"/>
        </w:rPr>
        <w:tab/>
      </w:r>
      <w:r w:rsidR="00DE6AF5">
        <w:rPr>
          <w:rFonts w:asciiTheme="minorHAnsi" w:hAnsiTheme="minorHAnsi"/>
          <w:sz w:val="24"/>
        </w:rPr>
        <w:tab/>
      </w:r>
      <w:r w:rsidR="00DE6AF5">
        <w:rPr>
          <w:rFonts w:asciiTheme="minorHAnsi" w:hAnsiTheme="minorHAnsi"/>
          <w:sz w:val="24"/>
        </w:rPr>
        <w:tab/>
      </w:r>
      <w:r w:rsidR="00DE6AF5">
        <w:rPr>
          <w:rFonts w:asciiTheme="minorHAnsi" w:hAnsiTheme="minorHAnsi"/>
          <w:sz w:val="24"/>
        </w:rPr>
        <w:tab/>
      </w:r>
      <w:r w:rsidR="00961455" w:rsidRPr="00DE6AF5">
        <w:rPr>
          <w:rFonts w:asciiTheme="minorHAnsi" w:hAnsiTheme="minorHAnsi"/>
          <w:sz w:val="24"/>
        </w:rPr>
        <w:t xml:space="preserve">  [3]</w:t>
      </w:r>
    </w:p>
    <w:p w:rsidR="00961455" w:rsidRDefault="00961455" w:rsidP="00961455">
      <w:pPr>
        <w:pStyle w:val="ListParagraph"/>
        <w:ind w:left="1080"/>
        <w:rPr>
          <w:rFonts w:asciiTheme="minorHAnsi" w:hAnsiTheme="minorHAnsi"/>
          <w:sz w:val="24"/>
        </w:rPr>
      </w:pPr>
    </w:p>
    <w:p w:rsidR="00A3105A" w:rsidRPr="00C221EB" w:rsidRDefault="00396B82">
      <w:p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noProof/>
          <w:sz w:val="24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5B09CACE" wp14:editId="21B62458">
                <wp:simplePos x="0" y="0"/>
                <wp:positionH relativeFrom="column">
                  <wp:posOffset>1049655</wp:posOffset>
                </wp:positionH>
                <wp:positionV relativeFrom="paragraph">
                  <wp:posOffset>182880</wp:posOffset>
                </wp:positionV>
                <wp:extent cx="762000" cy="543560"/>
                <wp:effectExtent l="0" t="0" r="0" b="8890"/>
                <wp:wrapNone/>
                <wp:docPr id="36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54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221EB" w:rsidRDefault="00C221EB" w:rsidP="009A6125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 xml:space="preserve">   d </w:t>
                            </w:r>
                          </w:p>
                          <w:p w:rsidR="009A6125" w:rsidRPr="00E82692" w:rsidRDefault="00C221EB" w:rsidP="009A6125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[</w:t>
                            </w:r>
                            <w:ins w:id="45" w:author="Ryan, Linda" w:date="2017-09-21T09:12:00Z">
                              <w:r w:rsidR="00396B82">
                                <w:rPr>
                                  <w:lang w:val="en-CA"/>
                                </w:rPr>
                                <w:t>North</w:t>
                              </w:r>
                            </w:ins>
                            <w:del w:id="46" w:author="Ryan, Linda" w:date="2017-09-21T09:12:00Z">
                              <w:r w:rsidR="005E3A3A" w:rsidDel="00396B82">
                                <w:rPr>
                                  <w:lang w:val="en-CA"/>
                                </w:rPr>
                                <w:delText>Forward</w:delText>
                              </w:r>
                            </w:del>
                            <w:r w:rsidR="009A6125">
                              <w:rPr>
                                <w:lang w:val="en-CA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09CACE" id="_x0000_t202" coordsize="21600,21600" o:spt="202" path="m,l,21600r21600,l21600,xe">
                <v:stroke joinstyle="miter"/>
                <v:path gradientshapeok="t" o:connecttype="rect"/>
              </v:shapetype>
              <v:shape id="Text Box 51" o:spid="_x0000_s1026" type="#_x0000_t202" style="position:absolute;margin-left:82.65pt;margin-top:14.4pt;width:60pt;height:42.8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" stroked="f">
                <v:textbox>
                  <w:txbxContent>
                    <w:p w:rsidR="00C221EB" w:rsidRDefault="00C221EB" w:rsidP="009A6125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 xml:space="preserve">   d </w:t>
                      </w:r>
                    </w:p>
                    <w:p w:rsidR="009A6125" w:rsidRPr="00E82692" w:rsidRDefault="00C221EB" w:rsidP="009A6125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[</w:t>
                      </w:r>
                      <w:ins w:id="47" w:author="Ryan, Linda" w:date="2017-09-21T09:12:00Z">
                        <w:r w:rsidR="00396B82">
                          <w:rPr>
                            <w:lang w:val="en-CA"/>
                          </w:rPr>
                          <w:t>North</w:t>
                        </w:r>
                      </w:ins>
                      <w:del w:id="48" w:author="Ryan, Linda" w:date="2017-09-21T09:12:00Z">
                        <w:r w:rsidR="005E3A3A" w:rsidDel="00396B82">
                          <w:rPr>
                            <w:lang w:val="en-CA"/>
                          </w:rPr>
                          <w:delText>Forward</w:delText>
                        </w:r>
                      </w:del>
                      <w:r w:rsidR="009A6125">
                        <w:rPr>
                          <w:lang w:val="en-CA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836B3F">
        <w:rPr>
          <w:rFonts w:asciiTheme="minorHAnsi" w:hAnsiTheme="minorHAnsi"/>
          <w:noProof/>
          <w:sz w:val="24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04FDA97F" wp14:editId="125C311A">
                <wp:simplePos x="0" y="0"/>
                <wp:positionH relativeFrom="column">
                  <wp:posOffset>1173480</wp:posOffset>
                </wp:positionH>
                <wp:positionV relativeFrom="paragraph">
                  <wp:posOffset>168910</wp:posOffset>
                </wp:positionV>
                <wp:extent cx="161925" cy="9525"/>
                <wp:effectExtent l="0" t="57150" r="28575" b="8572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8488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7" o:spid="_x0000_s1026" type="#_x0000_t32" style="position:absolute;margin-left:92.4pt;margin-top:13.3pt;width:12.75pt;height:.75pt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" strokecolor="#4579b8 [3044]">
                <v:stroke endarrow="block"/>
              </v:shape>
            </w:pict>
          </mc:Fallback>
        </mc:AlternateContent>
      </w:r>
      <w:r w:rsidR="00857C72" w:rsidRPr="00C221EB">
        <w:rPr>
          <w:rFonts w:asciiTheme="minorHAnsi" w:hAnsiTheme="minorHAnsi"/>
          <w:noProof/>
          <w:sz w:val="24"/>
        </w:rPr>
        <mc:AlternateContent>
          <mc:Choice Requires="wps">
            <w:drawing>
              <wp:anchor distT="0" distB="0" distL="114299" distR="114299" simplePos="0" relativeHeight="251700736" behindDoc="0" locked="0" layoutInCell="0" allowOverlap="1" wp14:anchorId="75D45C41" wp14:editId="6EE41116">
                <wp:simplePos x="0" y="0"/>
                <wp:positionH relativeFrom="column">
                  <wp:posOffset>1827529</wp:posOffset>
                </wp:positionH>
                <wp:positionV relativeFrom="paragraph">
                  <wp:posOffset>1565275</wp:posOffset>
                </wp:positionV>
                <wp:extent cx="0" cy="1333500"/>
                <wp:effectExtent l="76200" t="38100" r="57150" b="57150"/>
                <wp:wrapNone/>
                <wp:docPr id="3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333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F148BA" id="Line 2" o:spid="_x0000_s1026" style="position:absolute;flip:y;z-index:2517007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43.9pt,123.25pt" to="143.9pt,2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" o:allowincell="f">
                <v:stroke startarrow="block" endarrow="block"/>
              </v:line>
            </w:pict>
          </mc:Fallback>
        </mc:AlternateContent>
      </w:r>
      <w:r w:rsidR="00857C72" w:rsidRPr="00C221EB">
        <w:rPr>
          <w:rFonts w:asciiTheme="minorHAnsi" w:hAnsiTheme="minorHAnsi"/>
          <w:noProof/>
          <w:sz w:val="24"/>
        </w:rPr>
        <mc:AlternateContent>
          <mc:Choice Requires="wps">
            <w:drawing>
              <wp:anchor distT="0" distB="0" distL="114299" distR="114299" simplePos="0" relativeHeight="251698688" behindDoc="0" locked="0" layoutInCell="0" allowOverlap="1" wp14:anchorId="3E70735A" wp14:editId="7B060EFF">
                <wp:simplePos x="0" y="0"/>
                <wp:positionH relativeFrom="column">
                  <wp:posOffset>1827529</wp:posOffset>
                </wp:positionH>
                <wp:positionV relativeFrom="paragraph">
                  <wp:posOffset>168275</wp:posOffset>
                </wp:positionV>
                <wp:extent cx="0" cy="1333500"/>
                <wp:effectExtent l="76200" t="38100" r="57150" b="57150"/>
                <wp:wrapNone/>
                <wp:docPr id="3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333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613CD4" id="Line 2" o:spid="_x0000_s1026" style="position:absolute;flip:y;z-index:2516986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43.9pt,13.25pt" to="143.9pt,1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" o:allowincell="f">
                <v:stroke startarrow="block" endarrow="block"/>
              </v:line>
            </w:pict>
          </mc:Fallback>
        </mc:AlternateContent>
      </w: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3A3ECA">
      <w:p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noProof/>
          <w:sz w:val="24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0D74E02A" wp14:editId="57C87463">
                <wp:simplePos x="0" y="0"/>
                <wp:positionH relativeFrom="column">
                  <wp:posOffset>5267325</wp:posOffset>
                </wp:positionH>
                <wp:positionV relativeFrom="paragraph">
                  <wp:posOffset>12700</wp:posOffset>
                </wp:positionV>
                <wp:extent cx="762000" cy="543560"/>
                <wp:effectExtent l="0" t="0" r="0" b="8890"/>
                <wp:wrapNone/>
                <wp:docPr id="49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54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A3ECA" w:rsidRPr="00E82692" w:rsidRDefault="003A3ECA" w:rsidP="003A3ECA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Time (s)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4E02A" id="_x0000_s1027" type="#_x0000_t202" style="position:absolute;margin-left:414.75pt;margin-top:1pt;width:60pt;height:42.8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" stroked="f">
                <v:textbox>
                  <w:txbxContent>
                    <w:p w:rsidR="003A3ECA" w:rsidRPr="00E82692" w:rsidRDefault="003A3ECA" w:rsidP="003A3ECA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Time (s)</w:t>
                      </w:r>
                    </w:p>
                  </w:txbxContent>
                </v:textbox>
              </v:shape>
            </w:pict>
          </mc:Fallback>
        </mc:AlternateContent>
      </w:r>
      <w:r w:rsidR="00D0450F" w:rsidRPr="00C221EB">
        <w:rPr>
          <w:rFonts w:asciiTheme="minorHAnsi" w:hAnsiTheme="minorHAnsi"/>
          <w:noProof/>
          <w:sz w:val="24"/>
        </w:rPr>
        <mc:AlternateContent>
          <mc:Choice Requires="wps">
            <w:drawing>
              <wp:anchor distT="4294967295" distB="4294967295" distL="114300" distR="114300" simplePos="0" relativeHeight="251699712" behindDoc="0" locked="0" layoutInCell="0" allowOverlap="1" wp14:anchorId="4025DE98" wp14:editId="07D944E3">
                <wp:simplePos x="0" y="0"/>
                <wp:positionH relativeFrom="column">
                  <wp:posOffset>1849754</wp:posOffset>
                </wp:positionH>
                <wp:positionV relativeFrom="paragraph">
                  <wp:posOffset>82550</wp:posOffset>
                </wp:positionV>
                <wp:extent cx="3324225" cy="9525"/>
                <wp:effectExtent l="0" t="76200" r="28575" b="85725"/>
                <wp:wrapNone/>
                <wp:docPr id="3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324225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68DA57" id="Line 3" o:spid="_x0000_s1026" style="position:absolute;flip:y;z-index:2516997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5.65pt,6.5pt" to="407.4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" o:allowincell="f">
                <v:stroke endarrow="block"/>
              </v:line>
            </w:pict>
          </mc:Fallback>
        </mc:AlternateContent>
      </w: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836B3F">
      <w:pPr>
        <w:rPr>
          <w:rFonts w:asciiTheme="minorHAnsi" w:hAnsiTheme="minorHAnsi"/>
          <w:sz w:val="24"/>
        </w:rPr>
      </w:pPr>
      <w:r>
        <w:rPr>
          <w:rFonts w:asciiTheme="minorHAnsi" w:hAnsiTheme="minorHAnsi"/>
          <w:noProof/>
          <w:sz w:val="24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24C7DB23" wp14:editId="222EA1DD">
                <wp:simplePos x="0" y="0"/>
                <wp:positionH relativeFrom="column">
                  <wp:posOffset>1116330</wp:posOffset>
                </wp:positionH>
                <wp:positionV relativeFrom="paragraph">
                  <wp:posOffset>71120</wp:posOffset>
                </wp:positionV>
                <wp:extent cx="161925" cy="9525"/>
                <wp:effectExtent l="0" t="57150" r="28575" b="85725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B260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8" o:spid="_x0000_s1026" type="#_x0000_t32" style="position:absolute;margin-left:87.9pt;margin-top:5.6pt;width:12.75pt;height:.75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" strokecolor="#4579b8 [3044]">
                <v:stroke endarrow="block"/>
              </v:shape>
            </w:pict>
          </mc:Fallback>
        </mc:AlternateContent>
      </w:r>
    </w:p>
    <w:p w:rsidR="00A3105A" w:rsidRPr="00C221EB" w:rsidRDefault="00396B82">
      <w:p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noProof/>
          <w:sz w:val="24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186E0994" wp14:editId="50723F44">
                <wp:simplePos x="0" y="0"/>
                <wp:positionH relativeFrom="column">
                  <wp:posOffset>1062355</wp:posOffset>
                </wp:positionH>
                <wp:positionV relativeFrom="paragraph">
                  <wp:posOffset>66040</wp:posOffset>
                </wp:positionV>
                <wp:extent cx="682625" cy="511175"/>
                <wp:effectExtent l="3175" t="0" r="0" b="4445"/>
                <wp:wrapNone/>
                <wp:docPr id="37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" cy="511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96B82" w:rsidRDefault="009A6125" w:rsidP="009A6125">
                            <w:pPr>
                              <w:rPr>
                                <w:ins w:id="49" w:author="Ryan, Linda" w:date="2017-09-21T09:12:00Z"/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 xml:space="preserve">v </w:t>
                            </w:r>
                          </w:p>
                          <w:p w:rsidR="009A6125" w:rsidRPr="00E82692" w:rsidRDefault="009A6125" w:rsidP="009A6125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[</w:t>
                            </w:r>
                            <w:ins w:id="50" w:author="Ryan, Linda" w:date="2017-09-21T09:12:00Z">
                              <w:r w:rsidR="00396B82">
                                <w:rPr>
                                  <w:lang w:val="en-CA"/>
                                </w:rPr>
                                <w:t>North</w:t>
                              </w:r>
                            </w:ins>
                            <w:del w:id="51" w:author="Ryan, Linda" w:date="2017-09-21T09:12:00Z">
                              <w:r w:rsidDel="00396B82">
                                <w:rPr>
                                  <w:lang w:val="en-CA"/>
                                </w:rPr>
                                <w:delText>forward</w:delText>
                              </w:r>
                            </w:del>
                            <w:r>
                              <w:rPr>
                                <w:lang w:val="en-CA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E0994" id="Text Box 52" o:spid="_x0000_s1028" type="#_x0000_t202" style="position:absolute;margin-left:83.65pt;margin-top:5.2pt;width:53.75pt;height:40.2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" stroked="f">
                <v:textbox>
                  <w:txbxContent>
                    <w:p w:rsidR="00396B82" w:rsidRDefault="009A6125" w:rsidP="009A6125">
                      <w:pPr>
                        <w:rPr>
                          <w:ins w:id="52" w:author="Ryan, Linda" w:date="2017-09-21T09:12:00Z"/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 xml:space="preserve">v </w:t>
                      </w:r>
                    </w:p>
                    <w:p w:rsidR="009A6125" w:rsidRPr="00E82692" w:rsidRDefault="009A6125" w:rsidP="009A6125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[</w:t>
                      </w:r>
                      <w:ins w:id="53" w:author="Ryan, Linda" w:date="2017-09-21T09:12:00Z">
                        <w:r w:rsidR="00396B82">
                          <w:rPr>
                            <w:lang w:val="en-CA"/>
                          </w:rPr>
                          <w:t>North</w:t>
                        </w:r>
                      </w:ins>
                      <w:del w:id="54" w:author="Ryan, Linda" w:date="2017-09-21T09:12:00Z">
                        <w:r w:rsidDel="00396B82">
                          <w:rPr>
                            <w:lang w:val="en-CA"/>
                          </w:rPr>
                          <w:delText>forward</w:delText>
                        </w:r>
                      </w:del>
                      <w:r>
                        <w:rPr>
                          <w:lang w:val="en-CA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3A3ECA">
      <w:p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noProof/>
          <w:sz w:val="24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1EB77183" wp14:editId="7E8A8068">
                <wp:simplePos x="0" y="0"/>
                <wp:positionH relativeFrom="column">
                  <wp:posOffset>5212080</wp:posOffset>
                </wp:positionH>
                <wp:positionV relativeFrom="paragraph">
                  <wp:posOffset>8255</wp:posOffset>
                </wp:positionV>
                <wp:extent cx="762000" cy="543560"/>
                <wp:effectExtent l="0" t="0" r="0" b="8890"/>
                <wp:wrapNone/>
                <wp:docPr id="50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54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A3ECA" w:rsidRPr="00E82692" w:rsidRDefault="003A3ECA" w:rsidP="003A3ECA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Time (s)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77183" id="_x0000_s1029" type="#_x0000_t202" style="position:absolute;margin-left:410.4pt;margin-top:.65pt;width:60pt;height:42.8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" stroked="f">
                <v:textbox>
                  <w:txbxContent>
                    <w:p w:rsidR="003A3ECA" w:rsidRPr="00E82692" w:rsidRDefault="003A3ECA" w:rsidP="003A3ECA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Time (s)</w:t>
                      </w:r>
                    </w:p>
                  </w:txbxContent>
                </v:textbox>
              </v:shape>
            </w:pict>
          </mc:Fallback>
        </mc:AlternateContent>
      </w:r>
      <w:r w:rsidR="00D0450F" w:rsidRPr="00C221EB">
        <w:rPr>
          <w:rFonts w:asciiTheme="minorHAnsi" w:hAnsiTheme="minorHAnsi"/>
          <w:noProof/>
          <w:sz w:val="24"/>
        </w:rPr>
        <mc:AlternateContent>
          <mc:Choice Requires="wps">
            <w:drawing>
              <wp:anchor distT="4294967295" distB="4294967295" distL="114300" distR="114300" simplePos="0" relativeHeight="251701760" behindDoc="0" locked="0" layoutInCell="0" allowOverlap="1" wp14:anchorId="1AB53E7F" wp14:editId="362B5A7D">
                <wp:simplePos x="0" y="0"/>
                <wp:positionH relativeFrom="column">
                  <wp:posOffset>1849754</wp:posOffset>
                </wp:positionH>
                <wp:positionV relativeFrom="paragraph">
                  <wp:posOffset>71120</wp:posOffset>
                </wp:positionV>
                <wp:extent cx="3324225" cy="9525"/>
                <wp:effectExtent l="0" t="76200" r="28575" b="85725"/>
                <wp:wrapNone/>
                <wp:docPr id="3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324225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20C33E" id="Line 3" o:spid="_x0000_s1026" style="position:absolute;flip:y;z-index:2517017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5.65pt,5.6pt" to="407.4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" o:allowincell="f">
                <v:stroke endarrow="block"/>
              </v:line>
            </w:pict>
          </mc:Fallback>
        </mc:AlternateContent>
      </w: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DE6AF5" w:rsidRDefault="005E3A3A" w:rsidP="00DE6AF5">
      <w:pPr>
        <w:rPr>
          <w:rFonts w:asciiTheme="minorHAnsi" w:hAnsiTheme="minorHAnsi"/>
          <w:sz w:val="24"/>
        </w:rPr>
      </w:pPr>
      <w:r w:rsidRPr="00DE6AF5">
        <w:rPr>
          <w:rFonts w:asciiTheme="minorHAnsi" w:hAnsiTheme="minorHAnsi"/>
          <w:sz w:val="24"/>
        </w:rPr>
        <w:tab/>
      </w:r>
      <w:r w:rsidRPr="00DE6AF5">
        <w:rPr>
          <w:rFonts w:asciiTheme="minorHAnsi" w:hAnsiTheme="minorHAnsi"/>
          <w:sz w:val="24"/>
        </w:rPr>
        <w:tab/>
      </w:r>
      <w:r w:rsidRPr="00DE6AF5">
        <w:rPr>
          <w:rFonts w:asciiTheme="minorHAnsi" w:hAnsiTheme="minorHAnsi"/>
          <w:sz w:val="24"/>
        </w:rPr>
        <w:tab/>
      </w:r>
      <w:r w:rsidRPr="00DE6AF5">
        <w:rPr>
          <w:rFonts w:asciiTheme="minorHAnsi" w:hAnsiTheme="minorHAnsi"/>
          <w:sz w:val="24"/>
        </w:rPr>
        <w:tab/>
      </w:r>
      <w:r w:rsidRPr="00DE6AF5">
        <w:rPr>
          <w:rFonts w:asciiTheme="minorHAnsi" w:hAnsiTheme="minorHAnsi"/>
          <w:sz w:val="24"/>
        </w:rPr>
        <w:tab/>
      </w:r>
      <w:r w:rsidR="006D1A89" w:rsidRPr="00DE6AF5">
        <w:rPr>
          <w:rFonts w:asciiTheme="minorHAnsi" w:hAnsiTheme="minorHAnsi"/>
          <w:sz w:val="24"/>
        </w:rPr>
        <w:tab/>
      </w:r>
      <w:r w:rsidR="00DE6AF5">
        <w:rPr>
          <w:rFonts w:asciiTheme="minorHAnsi" w:hAnsiTheme="minorHAnsi"/>
          <w:sz w:val="24"/>
        </w:rPr>
        <w:tab/>
      </w:r>
      <w:r w:rsidR="00DE6AF5">
        <w:rPr>
          <w:rFonts w:asciiTheme="minorHAnsi" w:hAnsiTheme="minorHAnsi"/>
          <w:sz w:val="24"/>
        </w:rPr>
        <w:tab/>
      </w: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151D7A" w:rsidRPr="00C221EB" w:rsidRDefault="00151D7A">
      <w:pPr>
        <w:rPr>
          <w:rFonts w:asciiTheme="minorHAnsi" w:hAnsiTheme="minorHAnsi"/>
          <w:sz w:val="24"/>
        </w:rPr>
      </w:pPr>
    </w:p>
    <w:p w:rsidR="00A3105A" w:rsidRPr="00396B82" w:rsidRDefault="00BF44BD" w:rsidP="00396B82">
      <w:pPr>
        <w:pStyle w:val="ListParagraph"/>
        <w:numPr>
          <w:ilvl w:val="0"/>
          <w:numId w:val="14"/>
        </w:numPr>
        <w:rPr>
          <w:rFonts w:asciiTheme="minorHAnsi" w:hAnsiTheme="minorHAnsi"/>
          <w:sz w:val="24"/>
          <w:rPrChange w:id="55" w:author="Ryan, Linda" w:date="2017-09-21T09:12:00Z">
            <w:rPr/>
          </w:rPrChange>
        </w:rPr>
        <w:pPrChange w:id="56" w:author="Ryan, Linda" w:date="2017-09-21T09:12:00Z">
          <w:pPr>
            <w:pStyle w:val="ListParagraph"/>
            <w:numPr>
              <w:numId w:val="10"/>
            </w:numPr>
            <w:ind w:hanging="360"/>
          </w:pPr>
        </w:pPrChange>
      </w:pPr>
      <w:r w:rsidRPr="00396B82">
        <w:rPr>
          <w:rFonts w:asciiTheme="minorHAnsi" w:hAnsiTheme="minorHAnsi"/>
          <w:sz w:val="24"/>
          <w:rPrChange w:id="57" w:author="Ryan, Linda" w:date="2017-09-21T09:12:00Z">
            <w:rPr/>
          </w:rPrChange>
        </w:rPr>
        <w:t xml:space="preserve">Molly (aka </w:t>
      </w:r>
      <w:ins w:id="58" w:author="Ryan, Linda" w:date="2017-09-21T08:08:00Z">
        <w:r w:rsidR="000827DE" w:rsidRPr="00396B82">
          <w:rPr>
            <w:rFonts w:asciiTheme="minorHAnsi" w:hAnsiTheme="minorHAnsi"/>
            <w:sz w:val="24"/>
            <w:rPrChange w:id="59" w:author="Ryan, Linda" w:date="2017-09-21T09:12:00Z">
              <w:rPr/>
            </w:rPrChange>
          </w:rPr>
          <w:t>“T</w:t>
        </w:r>
      </w:ins>
      <w:del w:id="60" w:author="Ryan, Linda" w:date="2017-09-21T08:08:00Z">
        <w:r w:rsidRPr="00396B82" w:rsidDel="000827DE">
          <w:rPr>
            <w:rFonts w:asciiTheme="minorHAnsi" w:hAnsiTheme="minorHAnsi"/>
            <w:sz w:val="24"/>
            <w:rPrChange w:id="61" w:author="Ryan, Linda" w:date="2017-09-21T09:12:00Z">
              <w:rPr/>
            </w:rPrChange>
          </w:rPr>
          <w:delText>t</w:delText>
        </w:r>
      </w:del>
      <w:r w:rsidRPr="00396B82">
        <w:rPr>
          <w:rFonts w:asciiTheme="minorHAnsi" w:hAnsiTheme="minorHAnsi"/>
          <w:sz w:val="24"/>
          <w:rPrChange w:id="62" w:author="Ryan, Linda" w:date="2017-09-21T09:12:00Z">
            <w:rPr/>
          </w:rPrChange>
        </w:rPr>
        <w:t xml:space="preserve">he </w:t>
      </w:r>
      <w:proofErr w:type="spellStart"/>
      <w:r w:rsidRPr="00396B82">
        <w:rPr>
          <w:rFonts w:asciiTheme="minorHAnsi" w:hAnsiTheme="minorHAnsi"/>
          <w:sz w:val="24"/>
          <w:rPrChange w:id="63" w:author="Ryan, Linda" w:date="2017-09-21T09:12:00Z">
            <w:rPr/>
          </w:rPrChange>
        </w:rPr>
        <w:t>Mollinator</w:t>
      </w:r>
      <w:proofErr w:type="spellEnd"/>
      <w:ins w:id="64" w:author="Ryan, Linda" w:date="2017-09-21T08:08:00Z">
        <w:r w:rsidR="000827DE" w:rsidRPr="00396B82">
          <w:rPr>
            <w:rFonts w:asciiTheme="minorHAnsi" w:hAnsiTheme="minorHAnsi"/>
            <w:sz w:val="24"/>
            <w:rPrChange w:id="65" w:author="Ryan, Linda" w:date="2017-09-21T09:12:00Z">
              <w:rPr/>
            </w:rPrChange>
          </w:rPr>
          <w:t>”</w:t>
        </w:r>
      </w:ins>
      <w:r w:rsidRPr="00396B82">
        <w:rPr>
          <w:rFonts w:asciiTheme="minorHAnsi" w:hAnsiTheme="minorHAnsi"/>
          <w:sz w:val="24"/>
          <w:rPrChange w:id="66" w:author="Ryan, Linda" w:date="2017-09-21T09:12:00Z">
            <w:rPr/>
          </w:rPrChange>
        </w:rPr>
        <w:t xml:space="preserve">) is Ms. Ryan’s youngest cat and she loves to race around the house!  This morning, she races down the hallway and jumps on the </w:t>
      </w:r>
      <w:r w:rsidR="00366C76" w:rsidRPr="00396B82">
        <w:rPr>
          <w:rFonts w:asciiTheme="minorHAnsi" w:hAnsiTheme="minorHAnsi"/>
          <w:sz w:val="24"/>
          <w:rPrChange w:id="67" w:author="Ryan, Linda" w:date="2017-09-21T09:12:00Z">
            <w:rPr/>
          </w:rPrChange>
        </w:rPr>
        <w:t xml:space="preserve"> hall </w:t>
      </w:r>
      <w:r w:rsidRPr="00396B82">
        <w:rPr>
          <w:rFonts w:asciiTheme="minorHAnsi" w:hAnsiTheme="minorHAnsi"/>
          <w:sz w:val="24"/>
          <w:rPrChange w:id="68" w:author="Ryan, Linda" w:date="2017-09-21T09:12:00Z">
            <w:rPr/>
          </w:rPrChange>
        </w:rPr>
        <w:t xml:space="preserve">rug to come sliding to a stop as the rug </w:t>
      </w:r>
      <w:r w:rsidR="00366C76" w:rsidRPr="00396B82">
        <w:rPr>
          <w:rFonts w:asciiTheme="minorHAnsi" w:hAnsiTheme="minorHAnsi"/>
          <w:sz w:val="24"/>
          <w:rPrChange w:id="69" w:author="Ryan, Linda" w:date="2017-09-21T09:12:00Z">
            <w:rPr/>
          </w:rPrChange>
        </w:rPr>
        <w:t>bunches up beneath her feet.  The friction between the rug and floor provides an acceleration of 1.25 m/s</w:t>
      </w:r>
      <w:r w:rsidR="00366C76" w:rsidRPr="00396B82">
        <w:rPr>
          <w:rFonts w:asciiTheme="minorHAnsi" w:hAnsiTheme="minorHAnsi"/>
          <w:sz w:val="24"/>
          <w:vertAlign w:val="superscript"/>
          <w:rPrChange w:id="70" w:author="Ryan, Linda" w:date="2017-09-21T09:12:00Z">
            <w:rPr>
              <w:vertAlign w:val="superscript"/>
            </w:rPr>
          </w:rPrChange>
        </w:rPr>
        <w:t>2</w:t>
      </w:r>
      <w:r w:rsidR="00366C76" w:rsidRPr="00396B82">
        <w:rPr>
          <w:rFonts w:asciiTheme="minorHAnsi" w:hAnsiTheme="minorHAnsi"/>
          <w:sz w:val="24"/>
          <w:rPrChange w:id="71" w:author="Ryan, Linda" w:date="2017-09-21T09:12:00Z">
            <w:rPr/>
          </w:rPrChange>
        </w:rPr>
        <w:t xml:space="preserve"> [Backward].  If she slides along the floor for 3.00 s before coming to a stop, find:</w:t>
      </w:r>
    </w:p>
    <w:p w:rsidR="00366C76" w:rsidRDefault="00366C76" w:rsidP="00366C76">
      <w:pPr>
        <w:pStyle w:val="ListParagraph"/>
        <w:numPr>
          <w:ilvl w:val="0"/>
          <w:numId w:val="11"/>
        </w:numPr>
        <w:rPr>
          <w:rFonts w:asciiTheme="minorHAnsi" w:hAnsiTheme="minorHAnsi"/>
          <w:sz w:val="24"/>
        </w:rPr>
      </w:pPr>
      <w:r>
        <w:rPr>
          <w:rFonts w:asciiTheme="minorHAnsi" w:hAnsiTheme="minorHAnsi"/>
          <w:noProof/>
          <w:sz w:val="24"/>
        </w:rPr>
        <w:drawing>
          <wp:anchor distT="0" distB="0" distL="114300" distR="114300" simplePos="0" relativeHeight="251721216" behindDoc="1" locked="0" layoutInCell="1" allowOverlap="1" wp14:anchorId="2AF71148" wp14:editId="635EBF3C">
            <wp:simplePos x="0" y="0"/>
            <wp:positionH relativeFrom="column">
              <wp:posOffset>5783580</wp:posOffset>
            </wp:positionH>
            <wp:positionV relativeFrom="paragraph">
              <wp:posOffset>15814</wp:posOffset>
            </wp:positionV>
            <wp:extent cx="916305" cy="1047355"/>
            <wp:effectExtent l="0" t="0" r="0" b="635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molly1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6515" cy="104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/>
          <w:sz w:val="24"/>
        </w:rPr>
        <w:t xml:space="preserve">Her initial velocity when she lands on the rug.        </w:t>
      </w:r>
      <w:ins w:id="72" w:author="Ryan, Linda" w:date="2017-09-21T08:09:00Z">
        <w:r w:rsidR="000827DE">
          <w:rPr>
            <w:rFonts w:asciiTheme="minorHAnsi" w:hAnsiTheme="minorHAnsi"/>
            <w:sz w:val="24"/>
          </w:rPr>
          <w:t xml:space="preserve">                </w:t>
        </w:r>
      </w:ins>
      <w:r>
        <w:rPr>
          <w:rFonts w:asciiTheme="minorHAnsi" w:hAnsiTheme="minorHAnsi"/>
          <w:sz w:val="24"/>
        </w:rPr>
        <w:t xml:space="preserve">  [3]</w:t>
      </w:r>
    </w:p>
    <w:p w:rsidR="00366C76" w:rsidRPr="00BF44BD" w:rsidRDefault="00366C76" w:rsidP="00366C76">
      <w:pPr>
        <w:pStyle w:val="ListParagraph"/>
        <w:numPr>
          <w:ilvl w:val="0"/>
          <w:numId w:val="11"/>
        </w:numPr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 xml:space="preserve">Her displacement while sliding on the rug.               </w:t>
      </w:r>
      <w:ins w:id="73" w:author="Ryan, Linda" w:date="2017-09-21T08:09:00Z">
        <w:r w:rsidR="000827DE">
          <w:rPr>
            <w:rFonts w:asciiTheme="minorHAnsi" w:hAnsiTheme="minorHAnsi"/>
            <w:sz w:val="24"/>
          </w:rPr>
          <w:t xml:space="preserve">              </w:t>
        </w:r>
      </w:ins>
      <w:r>
        <w:rPr>
          <w:rFonts w:asciiTheme="minorHAnsi" w:hAnsiTheme="minorHAnsi"/>
          <w:sz w:val="24"/>
        </w:rPr>
        <w:t xml:space="preserve">  [3]</w:t>
      </w:r>
    </w:p>
    <w:p w:rsidR="00A3105A" w:rsidRPr="00C221EB" w:rsidRDefault="00A3105A" w:rsidP="00A3105A">
      <w:pPr>
        <w:rPr>
          <w:rFonts w:asciiTheme="minorHAnsi" w:hAnsiTheme="minorHAnsi"/>
          <w:sz w:val="24"/>
        </w:rPr>
      </w:pPr>
    </w:p>
    <w:p w:rsidR="00A3105A" w:rsidRPr="00C221EB" w:rsidRDefault="00A3105A" w:rsidP="00A3105A">
      <w:pPr>
        <w:rPr>
          <w:rFonts w:asciiTheme="minorHAnsi" w:hAnsiTheme="minorHAnsi"/>
          <w:sz w:val="24"/>
        </w:rPr>
      </w:pPr>
    </w:p>
    <w:p w:rsidR="00EA1408" w:rsidRPr="00C221EB" w:rsidRDefault="00EA1408" w:rsidP="00A3105A">
      <w:pPr>
        <w:rPr>
          <w:rFonts w:asciiTheme="minorHAnsi" w:hAnsiTheme="minorHAnsi"/>
          <w:sz w:val="24"/>
        </w:rPr>
      </w:pPr>
    </w:p>
    <w:p w:rsidR="00EA1408" w:rsidRPr="00C221EB" w:rsidRDefault="00366C76" w:rsidP="00A3105A">
      <w:pPr>
        <w:rPr>
          <w:rFonts w:asciiTheme="minorHAnsi" w:hAnsiTheme="minorHAnsi"/>
          <w:sz w:val="24"/>
        </w:rPr>
      </w:pPr>
      <w:r w:rsidRPr="00366C76">
        <w:rPr>
          <w:rFonts w:asciiTheme="minorHAnsi" w:hAnsiTheme="minorHAnsi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3264" behindDoc="0" locked="0" layoutInCell="1" allowOverlap="1" wp14:anchorId="08366752" wp14:editId="2A266F89">
                <wp:simplePos x="0" y="0"/>
                <wp:positionH relativeFrom="column">
                  <wp:posOffset>5231130</wp:posOffset>
                </wp:positionH>
                <wp:positionV relativeFrom="paragraph">
                  <wp:posOffset>172720</wp:posOffset>
                </wp:positionV>
                <wp:extent cx="1628775" cy="1404620"/>
                <wp:effectExtent l="0" t="0" r="0" b="1270"/>
                <wp:wrapSquare wrapText="bothSides"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87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6C76" w:rsidRDefault="00366C76">
                            <w:r>
                              <w:t>Molly aka “</w:t>
                            </w:r>
                            <w:ins w:id="74" w:author="Ryan, Linda" w:date="2017-09-21T08:08:00Z">
                              <w:r w:rsidR="000827DE">
                                <w:t>T</w:t>
                              </w:r>
                            </w:ins>
                            <w:del w:id="75" w:author="Ryan, Linda" w:date="2017-09-21T08:08:00Z">
                              <w:r w:rsidDel="000827DE">
                                <w:delText>t</w:delText>
                              </w:r>
                            </w:del>
                            <w:r>
                              <w:t xml:space="preserve">he </w:t>
                            </w:r>
                            <w:proofErr w:type="spellStart"/>
                            <w:r>
                              <w:t>Mollinator</w:t>
                            </w:r>
                            <w:proofErr w:type="spellEnd"/>
                            <w: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366752" id="Text Box 2" o:spid="_x0000_s1030" type="#_x0000_t202" style="position:absolute;margin-left:411.9pt;margin-top:13.6pt;width:128.25pt;height:110.6pt;z-index:251723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" filled="f" stroked="f">
                <v:textbox style="mso-fit-shape-to-text:t">
                  <w:txbxContent>
                    <w:p w:rsidR="00366C76" w:rsidRDefault="00366C76">
                      <w:r>
                        <w:t>Molly aka “</w:t>
                      </w:r>
                      <w:ins w:id="76" w:author="Ryan, Linda" w:date="2017-09-21T08:08:00Z">
                        <w:r w:rsidR="000827DE">
                          <w:t>T</w:t>
                        </w:r>
                      </w:ins>
                      <w:del w:id="77" w:author="Ryan, Linda" w:date="2017-09-21T08:08:00Z">
                        <w:r w:rsidDel="000827DE">
                          <w:delText>t</w:delText>
                        </w:r>
                      </w:del>
                      <w:r>
                        <w:t xml:space="preserve">he </w:t>
                      </w:r>
                      <w:proofErr w:type="spellStart"/>
                      <w:r>
                        <w:t>Mollinator</w:t>
                      </w:r>
                      <w:proofErr w:type="spellEnd"/>
                      <w:r>
                        <w:t>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A1408" w:rsidRPr="00C221EB" w:rsidRDefault="00EA1408" w:rsidP="00A3105A">
      <w:pPr>
        <w:rPr>
          <w:rFonts w:asciiTheme="minorHAnsi" w:hAnsiTheme="minorHAnsi"/>
          <w:sz w:val="24"/>
        </w:rPr>
      </w:pPr>
    </w:p>
    <w:p w:rsidR="00EA1408" w:rsidRPr="00C221EB" w:rsidRDefault="00EA1408" w:rsidP="00A3105A">
      <w:pPr>
        <w:rPr>
          <w:rFonts w:asciiTheme="minorHAnsi" w:hAnsiTheme="minorHAnsi"/>
          <w:sz w:val="24"/>
        </w:rPr>
      </w:pPr>
    </w:p>
    <w:p w:rsidR="00EA1408" w:rsidRPr="00C221EB" w:rsidRDefault="00EA1408" w:rsidP="00A3105A">
      <w:pPr>
        <w:rPr>
          <w:rFonts w:asciiTheme="minorHAnsi" w:hAnsiTheme="minorHAnsi"/>
          <w:sz w:val="24"/>
        </w:rPr>
      </w:pPr>
    </w:p>
    <w:p w:rsidR="00EA1408" w:rsidRDefault="00EA1408" w:rsidP="00A3105A">
      <w:pPr>
        <w:rPr>
          <w:ins w:id="78" w:author="Ryan, Linda" w:date="2017-09-21T09:02:00Z"/>
          <w:rFonts w:asciiTheme="minorHAnsi" w:hAnsiTheme="minorHAnsi"/>
          <w:sz w:val="24"/>
        </w:rPr>
      </w:pPr>
    </w:p>
    <w:p w:rsidR="00396B82" w:rsidRDefault="00396B82" w:rsidP="00A3105A">
      <w:pPr>
        <w:rPr>
          <w:ins w:id="79" w:author="Ryan, Linda" w:date="2017-09-21T09:02:00Z"/>
          <w:rFonts w:asciiTheme="minorHAnsi" w:hAnsiTheme="minorHAnsi"/>
          <w:sz w:val="24"/>
        </w:rPr>
      </w:pPr>
    </w:p>
    <w:p w:rsidR="00396B82" w:rsidRDefault="00396B82" w:rsidP="00A3105A">
      <w:pPr>
        <w:rPr>
          <w:ins w:id="80" w:author="Ryan, Linda" w:date="2017-09-21T09:02:00Z"/>
          <w:rFonts w:asciiTheme="minorHAnsi" w:hAnsiTheme="minorHAnsi"/>
          <w:sz w:val="24"/>
        </w:rPr>
      </w:pPr>
    </w:p>
    <w:p w:rsidR="00396B82" w:rsidRPr="00C221EB" w:rsidRDefault="00396B82" w:rsidP="00A3105A">
      <w:pPr>
        <w:rPr>
          <w:rFonts w:asciiTheme="minorHAnsi" w:hAnsiTheme="minorHAnsi"/>
          <w:sz w:val="24"/>
        </w:rPr>
      </w:pPr>
    </w:p>
    <w:p w:rsidR="00EA1408" w:rsidRPr="00C221EB" w:rsidRDefault="00EA1408" w:rsidP="00A3105A">
      <w:pPr>
        <w:rPr>
          <w:rFonts w:asciiTheme="minorHAnsi" w:hAnsiTheme="minorHAnsi"/>
          <w:sz w:val="24"/>
        </w:rPr>
      </w:pPr>
    </w:p>
    <w:p w:rsidR="00EA1408" w:rsidRPr="00C221EB" w:rsidRDefault="00EA1408" w:rsidP="00A3105A">
      <w:pPr>
        <w:rPr>
          <w:rFonts w:asciiTheme="minorHAnsi" w:hAnsiTheme="minorHAnsi"/>
          <w:sz w:val="24"/>
        </w:rPr>
      </w:pPr>
    </w:p>
    <w:p w:rsidR="005D0DB2" w:rsidRPr="00C221EB" w:rsidRDefault="005D0DB2">
      <w:pPr>
        <w:rPr>
          <w:rFonts w:asciiTheme="minorHAnsi" w:hAnsiTheme="minorHAnsi"/>
          <w:b/>
          <w:sz w:val="24"/>
        </w:rPr>
      </w:pPr>
    </w:p>
    <w:p w:rsidR="00366C76" w:rsidRDefault="00BC21BE" w:rsidP="00E571A6">
      <w:pPr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>3</w:t>
      </w:r>
      <w:r w:rsidR="00E571A6">
        <w:rPr>
          <w:rFonts w:asciiTheme="minorHAnsi" w:hAnsiTheme="minorHAnsi"/>
          <w:sz w:val="24"/>
        </w:rPr>
        <w:t xml:space="preserve">. </w:t>
      </w:r>
      <w:r w:rsidR="00366C76">
        <w:rPr>
          <w:rFonts w:asciiTheme="minorHAnsi" w:hAnsiTheme="minorHAnsi"/>
          <w:sz w:val="24"/>
        </w:rPr>
        <w:t xml:space="preserve"> Gizmo (aka </w:t>
      </w:r>
      <w:ins w:id="81" w:author="Ryan, Linda" w:date="2017-09-21T08:08:00Z">
        <w:r w:rsidR="000827DE">
          <w:rPr>
            <w:rFonts w:asciiTheme="minorHAnsi" w:hAnsiTheme="minorHAnsi"/>
            <w:sz w:val="24"/>
          </w:rPr>
          <w:t>“</w:t>
        </w:r>
      </w:ins>
      <w:r w:rsidR="00366C76">
        <w:rPr>
          <w:rFonts w:asciiTheme="minorHAnsi" w:hAnsiTheme="minorHAnsi"/>
          <w:sz w:val="24"/>
        </w:rPr>
        <w:t xml:space="preserve">The </w:t>
      </w:r>
      <w:proofErr w:type="spellStart"/>
      <w:r w:rsidR="00366C76">
        <w:rPr>
          <w:rFonts w:asciiTheme="minorHAnsi" w:hAnsiTheme="minorHAnsi"/>
          <w:sz w:val="24"/>
        </w:rPr>
        <w:t>Gizz</w:t>
      </w:r>
      <w:proofErr w:type="spellEnd"/>
      <w:ins w:id="82" w:author="Ryan, Linda" w:date="2017-09-21T08:08:00Z">
        <w:r w:rsidR="000827DE">
          <w:rPr>
            <w:rFonts w:asciiTheme="minorHAnsi" w:hAnsiTheme="minorHAnsi"/>
            <w:sz w:val="24"/>
          </w:rPr>
          <w:t>”</w:t>
        </w:r>
      </w:ins>
      <w:r w:rsidR="00366C76">
        <w:rPr>
          <w:rFonts w:asciiTheme="minorHAnsi" w:hAnsiTheme="minorHAnsi"/>
          <w:sz w:val="24"/>
        </w:rPr>
        <w:t>) is Ms. Ryan’s older cat and he loves to chase mice!  Gizmo is resting in the sun when a mouse suddenly runs by at a velocity of 2.75 m/s [</w:t>
      </w:r>
      <w:ins w:id="83" w:author="Ryan, Linda" w:date="2017-09-21T08:06:00Z">
        <w:r w:rsidR="00366C76">
          <w:rPr>
            <w:rFonts w:asciiTheme="minorHAnsi" w:hAnsiTheme="minorHAnsi"/>
            <w:sz w:val="24"/>
          </w:rPr>
          <w:t>East].  Gizmo immediately begins to chase the mouse and accelerates uniformly at 0.65 m/s</w:t>
        </w:r>
        <w:r w:rsidR="00366C76" w:rsidRPr="00396B82">
          <w:rPr>
            <w:rFonts w:asciiTheme="minorHAnsi" w:hAnsiTheme="minorHAnsi"/>
            <w:sz w:val="24"/>
            <w:vertAlign w:val="superscript"/>
            <w:rPrChange w:id="84" w:author="Ryan, Linda" w:date="2017-09-21T09:02:00Z">
              <w:rPr>
                <w:rFonts w:asciiTheme="minorHAnsi" w:hAnsiTheme="minorHAnsi"/>
                <w:sz w:val="24"/>
              </w:rPr>
            </w:rPrChange>
          </w:rPr>
          <w:t>2</w:t>
        </w:r>
        <w:r w:rsidR="00366C76">
          <w:rPr>
            <w:rFonts w:asciiTheme="minorHAnsi" w:hAnsiTheme="minorHAnsi"/>
            <w:sz w:val="24"/>
          </w:rPr>
          <w:t xml:space="preserve"> [East].  He eventually catches the mouse!</w:t>
        </w:r>
      </w:ins>
    </w:p>
    <w:p w:rsidR="00E571A6" w:rsidRDefault="00E571A6" w:rsidP="00E571A6">
      <w:pPr>
        <w:rPr>
          <w:rFonts w:asciiTheme="minorHAnsi" w:hAnsiTheme="minorHAnsi"/>
          <w:sz w:val="24"/>
        </w:rPr>
      </w:pPr>
      <w:del w:id="85" w:author="Ryan, Linda" w:date="2017-09-21T08:06:00Z">
        <w:r w:rsidDel="00366C76">
          <w:rPr>
            <w:rFonts w:asciiTheme="minorHAnsi" w:hAnsiTheme="minorHAnsi"/>
            <w:sz w:val="24"/>
          </w:rPr>
          <w:delText xml:space="preserve">Molly (aka the Mollinator) is Ms. Ryan’s younger cat and she is an expert mouse hunter!  Molly is resting in the sun when a mouse suddenly runs by at a velocity of 2.5 m/s [F].  Molly </w:delText>
        </w:r>
        <w:r w:rsidR="00BC21BE" w:rsidDel="00366C76">
          <w:rPr>
            <w:rFonts w:asciiTheme="minorHAnsi" w:hAnsiTheme="minorHAnsi"/>
            <w:sz w:val="24"/>
          </w:rPr>
          <w:delText>immediately</w:delText>
        </w:r>
        <w:r w:rsidDel="00366C76">
          <w:rPr>
            <w:rFonts w:asciiTheme="minorHAnsi" w:hAnsiTheme="minorHAnsi"/>
            <w:sz w:val="24"/>
          </w:rPr>
          <w:delText xml:space="preserve"> begins to chase after the mouse, accelerating uniformly at 0.50 m/s</w:delText>
        </w:r>
        <w:r w:rsidRPr="00E571A6" w:rsidDel="00366C76">
          <w:rPr>
            <w:rFonts w:asciiTheme="minorHAnsi" w:hAnsiTheme="minorHAnsi"/>
            <w:sz w:val="24"/>
            <w:vertAlign w:val="superscript"/>
          </w:rPr>
          <w:delText>2</w:delText>
        </w:r>
        <w:r w:rsidDel="00366C76">
          <w:rPr>
            <w:rFonts w:asciiTheme="minorHAnsi" w:hAnsiTheme="minorHAnsi"/>
            <w:sz w:val="24"/>
          </w:rPr>
          <w:delText xml:space="preserve"> [Forward].  She eventually catches the mouse!   </w:delText>
        </w:r>
      </w:del>
      <w:r w:rsidR="008F1B86" w:rsidRPr="00E571A6">
        <w:rPr>
          <w:rFonts w:asciiTheme="minorHAnsi" w:hAnsiTheme="minorHAnsi"/>
          <w:sz w:val="24"/>
        </w:rPr>
        <w:tab/>
      </w:r>
      <w:r w:rsidR="008F1B86" w:rsidRPr="00E571A6">
        <w:rPr>
          <w:rFonts w:asciiTheme="minorHAnsi" w:hAnsiTheme="minorHAnsi"/>
          <w:sz w:val="24"/>
        </w:rPr>
        <w:tab/>
      </w:r>
    </w:p>
    <w:p w:rsidR="00DE6AF5" w:rsidDel="00366C76" w:rsidRDefault="00E571A6" w:rsidP="00366C76">
      <w:pPr>
        <w:rPr>
          <w:del w:id="86" w:author="Ryan, Linda" w:date="2017-09-21T08:07:00Z"/>
          <w:rFonts w:asciiTheme="minorHAnsi" w:hAnsiTheme="minorHAnsi"/>
          <w:sz w:val="24"/>
        </w:rPr>
        <w:pPrChange w:id="87" w:author="Ryan, Linda" w:date="2017-09-21T08:07:00Z">
          <w:pPr/>
        </w:pPrChange>
      </w:pPr>
      <w:r>
        <w:rPr>
          <w:rFonts w:asciiTheme="minorHAnsi" w:hAnsiTheme="minorHAnsi"/>
          <w:sz w:val="24"/>
        </w:rPr>
        <w:t>a) Draw a position</w:t>
      </w:r>
      <w:ins w:id="88" w:author="Ryan, Linda" w:date="2017-09-21T08:07:00Z">
        <w:r w:rsidR="00366C76">
          <w:rPr>
            <w:rFonts w:asciiTheme="minorHAnsi" w:hAnsiTheme="minorHAnsi"/>
            <w:sz w:val="24"/>
          </w:rPr>
          <w:t>-</w:t>
        </w:r>
      </w:ins>
      <w:del w:id="89" w:author="Ryan, Linda" w:date="2017-09-21T08:07:00Z">
        <w:r w:rsidDel="00366C76">
          <w:rPr>
            <w:rFonts w:asciiTheme="minorHAnsi" w:hAnsiTheme="minorHAnsi"/>
            <w:sz w:val="24"/>
          </w:rPr>
          <w:delText xml:space="preserve"> </w:delText>
        </w:r>
      </w:del>
      <w:r>
        <w:rPr>
          <w:rFonts w:asciiTheme="minorHAnsi" w:hAnsiTheme="minorHAnsi"/>
          <w:sz w:val="24"/>
        </w:rPr>
        <w:t xml:space="preserve">time graph representing the motions of the mouse and </w:t>
      </w:r>
      <w:del w:id="90" w:author="Ryan, Linda" w:date="2017-09-21T08:06:00Z">
        <w:r w:rsidDel="00366C76">
          <w:rPr>
            <w:rFonts w:asciiTheme="minorHAnsi" w:hAnsiTheme="minorHAnsi"/>
            <w:sz w:val="24"/>
          </w:rPr>
          <w:delText>Molly</w:delText>
        </w:r>
      </w:del>
      <w:ins w:id="91" w:author="Ryan, Linda" w:date="2017-09-21T08:06:00Z">
        <w:r w:rsidR="00366C76">
          <w:rPr>
            <w:rFonts w:asciiTheme="minorHAnsi" w:hAnsiTheme="minorHAnsi"/>
            <w:sz w:val="24"/>
          </w:rPr>
          <w:t>Gizmo</w:t>
        </w:r>
      </w:ins>
      <w:r>
        <w:rPr>
          <w:rFonts w:asciiTheme="minorHAnsi" w:hAnsiTheme="minorHAnsi"/>
          <w:sz w:val="24"/>
        </w:rPr>
        <w:t>.  Label each curve</w:t>
      </w:r>
      <w:ins w:id="92" w:author="Ryan, Linda" w:date="2017-09-21T08:07:00Z">
        <w:r w:rsidR="00366C76">
          <w:rPr>
            <w:rFonts w:asciiTheme="minorHAnsi" w:hAnsiTheme="minorHAnsi"/>
            <w:sz w:val="24"/>
          </w:rPr>
          <w:t>.</w:t>
        </w:r>
      </w:ins>
      <w:del w:id="93" w:author="Ryan, Linda" w:date="2017-09-21T08:07:00Z">
        <w:r w:rsidDel="00366C76">
          <w:rPr>
            <w:rFonts w:asciiTheme="minorHAnsi" w:hAnsiTheme="minorHAnsi"/>
            <w:sz w:val="24"/>
          </w:rPr>
          <w:delText xml:space="preserve"> and </w:delText>
        </w:r>
      </w:del>
    </w:p>
    <w:p w:rsidR="008F1B86" w:rsidRPr="00E571A6" w:rsidRDefault="00DE6AF5" w:rsidP="00366C76">
      <w:pPr>
        <w:rPr>
          <w:rFonts w:asciiTheme="minorHAnsi" w:hAnsiTheme="minorHAnsi"/>
          <w:sz w:val="24"/>
        </w:rPr>
        <w:pPrChange w:id="94" w:author="Ryan, Linda" w:date="2017-09-21T08:07:00Z">
          <w:pPr/>
        </w:pPrChange>
      </w:pPr>
      <w:del w:id="95" w:author="Ryan, Linda" w:date="2017-09-21T08:07:00Z">
        <w:r w:rsidDel="00366C76">
          <w:rPr>
            <w:rFonts w:asciiTheme="minorHAnsi" w:hAnsiTheme="minorHAnsi"/>
            <w:sz w:val="24"/>
          </w:rPr>
          <w:delText xml:space="preserve">      </w:delText>
        </w:r>
        <w:r w:rsidR="00E571A6" w:rsidDel="00366C76">
          <w:rPr>
            <w:rFonts w:asciiTheme="minorHAnsi" w:hAnsiTheme="minorHAnsi"/>
            <w:sz w:val="24"/>
          </w:rPr>
          <w:delText xml:space="preserve">explain in words the time point that you are considering to be 0.0s. </w:delText>
        </w:r>
        <w:r w:rsidDel="00366C76">
          <w:rPr>
            <w:rFonts w:asciiTheme="minorHAnsi" w:hAnsiTheme="minorHAnsi"/>
            <w:sz w:val="24"/>
          </w:rPr>
          <w:tab/>
        </w:r>
        <w:r w:rsidDel="00366C76">
          <w:rPr>
            <w:rFonts w:asciiTheme="minorHAnsi" w:hAnsiTheme="minorHAnsi"/>
            <w:sz w:val="24"/>
          </w:rPr>
          <w:tab/>
        </w:r>
        <w:r w:rsidDel="00366C76">
          <w:rPr>
            <w:rFonts w:asciiTheme="minorHAnsi" w:hAnsiTheme="minorHAnsi"/>
            <w:sz w:val="24"/>
          </w:rPr>
          <w:tab/>
        </w:r>
        <w:r w:rsidDel="00366C76">
          <w:rPr>
            <w:rFonts w:asciiTheme="minorHAnsi" w:hAnsiTheme="minorHAnsi"/>
            <w:sz w:val="24"/>
          </w:rPr>
          <w:tab/>
        </w:r>
        <w:r w:rsidDel="00366C76">
          <w:rPr>
            <w:rFonts w:asciiTheme="minorHAnsi" w:hAnsiTheme="minorHAnsi"/>
            <w:sz w:val="24"/>
          </w:rPr>
          <w:tab/>
        </w:r>
      </w:del>
      <w:r w:rsidR="00E571A6">
        <w:rPr>
          <w:rFonts w:asciiTheme="minorHAnsi" w:hAnsiTheme="minorHAnsi"/>
          <w:sz w:val="24"/>
        </w:rPr>
        <w:t xml:space="preserve">  </w:t>
      </w:r>
      <w:r w:rsidR="008F1B86" w:rsidRPr="00E571A6">
        <w:rPr>
          <w:rFonts w:asciiTheme="minorHAnsi" w:hAnsiTheme="minorHAnsi"/>
          <w:sz w:val="24"/>
        </w:rPr>
        <w:t>[2]</w:t>
      </w:r>
    </w:p>
    <w:p w:rsidR="00EA1408" w:rsidRPr="008F1B86" w:rsidRDefault="008F1B86" w:rsidP="008F1B86">
      <w:pPr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 xml:space="preserve">  </w:t>
      </w:r>
      <w:r w:rsidR="00DE6AF5">
        <w:rPr>
          <w:rFonts w:asciiTheme="minorHAnsi" w:hAnsiTheme="minorHAnsi"/>
          <w:sz w:val="24"/>
        </w:rPr>
        <w:t xml:space="preserve">b) Find the distance (from </w:t>
      </w:r>
      <w:ins w:id="96" w:author="Ryan, Linda" w:date="2017-09-21T08:07:00Z">
        <w:r w:rsidR="00366C76">
          <w:rPr>
            <w:rFonts w:asciiTheme="minorHAnsi" w:hAnsiTheme="minorHAnsi"/>
            <w:sz w:val="24"/>
          </w:rPr>
          <w:t>his</w:t>
        </w:r>
      </w:ins>
      <w:del w:id="97" w:author="Ryan, Linda" w:date="2017-09-21T08:07:00Z">
        <w:r w:rsidR="00DE6AF5" w:rsidDel="00366C76">
          <w:rPr>
            <w:rFonts w:asciiTheme="minorHAnsi" w:hAnsiTheme="minorHAnsi"/>
            <w:sz w:val="24"/>
          </w:rPr>
          <w:delText>her</w:delText>
        </w:r>
      </w:del>
      <w:r w:rsidR="00DE6AF5">
        <w:rPr>
          <w:rFonts w:asciiTheme="minorHAnsi" w:hAnsiTheme="minorHAnsi"/>
          <w:sz w:val="24"/>
        </w:rPr>
        <w:t xml:space="preserve"> initial position) at which </w:t>
      </w:r>
      <w:ins w:id="98" w:author="Ryan, Linda" w:date="2017-09-21T08:07:00Z">
        <w:r w:rsidR="00366C76">
          <w:rPr>
            <w:rFonts w:asciiTheme="minorHAnsi" w:hAnsiTheme="minorHAnsi"/>
            <w:sz w:val="24"/>
          </w:rPr>
          <w:t xml:space="preserve">Gizmo </w:t>
        </w:r>
      </w:ins>
      <w:del w:id="99" w:author="Ryan, Linda" w:date="2017-09-21T08:07:00Z">
        <w:r w:rsidR="00DE6AF5" w:rsidDel="00366C76">
          <w:rPr>
            <w:rFonts w:asciiTheme="minorHAnsi" w:hAnsiTheme="minorHAnsi"/>
            <w:sz w:val="24"/>
          </w:rPr>
          <w:delText xml:space="preserve">Molly </w:delText>
        </w:r>
      </w:del>
      <w:r w:rsidR="00DE6AF5">
        <w:rPr>
          <w:rFonts w:asciiTheme="minorHAnsi" w:hAnsiTheme="minorHAnsi"/>
          <w:sz w:val="24"/>
        </w:rPr>
        <w:t>catches the mouse</w:t>
      </w:r>
      <w:r w:rsidR="00E571A6">
        <w:rPr>
          <w:rFonts w:asciiTheme="minorHAnsi" w:hAnsiTheme="minorHAnsi"/>
          <w:sz w:val="24"/>
        </w:rPr>
        <w:t>.</w:t>
      </w:r>
      <w:r w:rsidR="00DE6AF5">
        <w:rPr>
          <w:rFonts w:asciiTheme="minorHAnsi" w:hAnsiTheme="minorHAnsi"/>
          <w:sz w:val="24"/>
        </w:rPr>
        <w:t xml:space="preserve">                                 </w:t>
      </w:r>
      <w:del w:id="100" w:author="Ryan, Linda" w:date="2017-09-21T08:07:00Z">
        <w:r w:rsidR="00DE6AF5" w:rsidDel="00366C76">
          <w:rPr>
            <w:rFonts w:asciiTheme="minorHAnsi" w:hAnsiTheme="minorHAnsi"/>
            <w:sz w:val="24"/>
          </w:rPr>
          <w:delText xml:space="preserve">       </w:delText>
        </w:r>
      </w:del>
      <w:r w:rsidR="00DE6AF5">
        <w:rPr>
          <w:rFonts w:asciiTheme="minorHAnsi" w:hAnsiTheme="minorHAnsi"/>
          <w:sz w:val="24"/>
        </w:rPr>
        <w:t xml:space="preserve"> </w:t>
      </w:r>
      <w:r>
        <w:rPr>
          <w:rFonts w:asciiTheme="minorHAnsi" w:hAnsiTheme="minorHAnsi"/>
          <w:sz w:val="24"/>
        </w:rPr>
        <w:t>[</w:t>
      </w:r>
      <w:r w:rsidR="00BC21BE">
        <w:rPr>
          <w:rFonts w:asciiTheme="minorHAnsi" w:hAnsiTheme="minorHAnsi"/>
          <w:sz w:val="24"/>
        </w:rPr>
        <w:t>3</w:t>
      </w:r>
      <w:r>
        <w:rPr>
          <w:rFonts w:asciiTheme="minorHAnsi" w:hAnsiTheme="minorHAnsi"/>
          <w:sz w:val="24"/>
        </w:rPr>
        <w:t>]</w:t>
      </w:r>
    </w:p>
    <w:p w:rsidR="00775856" w:rsidRPr="00C221EB" w:rsidRDefault="00366C76">
      <w:pPr>
        <w:rPr>
          <w:rFonts w:asciiTheme="minorHAnsi" w:hAnsiTheme="minorHAnsi"/>
          <w:snapToGrid w:val="0"/>
          <w:color w:val="000000"/>
          <w:sz w:val="24"/>
        </w:rPr>
      </w:pPr>
      <w:r>
        <w:rPr>
          <w:rFonts w:asciiTheme="minorHAnsi" w:hAnsiTheme="minorHAnsi"/>
          <w:noProof/>
          <w:sz w:val="24"/>
        </w:rPr>
        <w:drawing>
          <wp:anchor distT="0" distB="0" distL="114300" distR="114300" simplePos="0" relativeHeight="251724288" behindDoc="1" locked="0" layoutInCell="1" allowOverlap="1" wp14:anchorId="0441659E" wp14:editId="5BE40BE1">
            <wp:simplePos x="0" y="0"/>
            <wp:positionH relativeFrom="column">
              <wp:posOffset>5211445</wp:posOffset>
            </wp:positionH>
            <wp:positionV relativeFrom="paragraph">
              <wp:posOffset>140335</wp:posOffset>
            </wp:positionV>
            <wp:extent cx="1325245" cy="1409117"/>
            <wp:effectExtent l="0" t="0" r="8255" b="635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gizmo1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245" cy="1409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775856" w:rsidRPr="00C221EB" w:rsidRDefault="00366C76">
      <w:pPr>
        <w:rPr>
          <w:rFonts w:asciiTheme="minorHAnsi" w:hAnsiTheme="minorHAnsi"/>
          <w:snapToGrid w:val="0"/>
          <w:color w:val="000000"/>
          <w:sz w:val="24"/>
        </w:rPr>
      </w:pPr>
      <w:ins w:id="101" w:author="Ryan, Linda" w:date="2017-09-21T08:07:00Z">
        <w:r w:rsidRPr="00366C76">
          <w:rPr>
            <w:rFonts w:asciiTheme="minorHAnsi" w:hAnsiTheme="minorHAnsi"/>
            <w:noProof/>
            <w:sz w:val="24"/>
          </w:rPr>
          <mc:AlternateContent>
            <mc:Choice Requires="wps">
              <w:drawing>
                <wp:anchor distT="45720" distB="45720" distL="114300" distR="114300" simplePos="0" relativeHeight="251726336" behindDoc="0" locked="0" layoutInCell="1" allowOverlap="1" wp14:anchorId="2D6FA5A1" wp14:editId="2F31EC74">
                  <wp:simplePos x="0" y="0"/>
                  <wp:positionH relativeFrom="column">
                    <wp:posOffset>5154930</wp:posOffset>
                  </wp:positionH>
                  <wp:positionV relativeFrom="paragraph">
                    <wp:posOffset>185420</wp:posOffset>
                  </wp:positionV>
                  <wp:extent cx="1419225" cy="1404620"/>
                  <wp:effectExtent l="0" t="0" r="0" b="1270"/>
                  <wp:wrapSquare wrapText="bothSides"/>
                  <wp:docPr id="44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19225" cy="1404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66C76" w:rsidRDefault="00366C76" w:rsidP="00366C76">
                              <w:del w:id="102" w:author="Ryan, Linda" w:date="2017-09-21T08:07:00Z">
                                <w:r w:rsidDel="00366C76">
                                  <w:delText>Molly aka “the Mollinator</w:delText>
                                </w:r>
                              </w:del>
                              <w:ins w:id="103" w:author="Ryan, Linda" w:date="2017-09-21T08:07:00Z">
                                <w:r w:rsidR="000827DE">
                                  <w:t xml:space="preserve">Gizmo aka </w:t>
                                </w:r>
                              </w:ins>
                              <w:ins w:id="104" w:author="Ryan, Linda" w:date="2017-09-21T08:08:00Z">
                                <w:r w:rsidR="000827DE">
                                  <w:t xml:space="preserve">“The </w:t>
                                </w:r>
                              </w:ins>
                              <w:del w:id="105" w:author="Ryan, Linda" w:date="2017-09-21T08:08:00Z">
                                <w:r w:rsidDel="000827DE">
                                  <w:delText>”</w:delText>
                                </w:r>
                              </w:del>
                              <w:proofErr w:type="spellStart"/>
                              <w:ins w:id="106" w:author="Ryan, Linda" w:date="2017-09-21T08:07:00Z">
                                <w:r>
                                  <w:t>Gizz</w:t>
                                </w:r>
                                <w:proofErr w:type="spellEnd"/>
                                <w:r>
                                  <w:t>”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 w14:anchorId="2D6FA5A1" id="_x0000_s1031" type="#_x0000_t202" style="position:absolute;margin-left:405.9pt;margin-top:14.6pt;width:111.75pt;height:110.6pt;z-index:251726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" filled="f" stroked="f">
                  <v:textbox style="mso-fit-shape-to-text:t">
                    <w:txbxContent>
                      <w:p w:rsidR="00366C76" w:rsidRDefault="00366C76" w:rsidP="00366C76">
                        <w:del w:id="107" w:author="Ryan, Linda" w:date="2017-09-21T08:07:00Z">
                          <w:r w:rsidDel="00366C76">
                            <w:delText>Molly aka “the Mollinator</w:delText>
                          </w:r>
                        </w:del>
                        <w:ins w:id="108" w:author="Ryan, Linda" w:date="2017-09-21T08:07:00Z">
                          <w:r w:rsidR="000827DE">
                            <w:t xml:space="preserve">Gizmo aka </w:t>
                          </w:r>
                        </w:ins>
                        <w:ins w:id="109" w:author="Ryan, Linda" w:date="2017-09-21T08:08:00Z">
                          <w:r w:rsidR="000827DE">
                            <w:t xml:space="preserve">“The </w:t>
                          </w:r>
                        </w:ins>
                        <w:del w:id="110" w:author="Ryan, Linda" w:date="2017-09-21T08:08:00Z">
                          <w:r w:rsidDel="000827DE">
                            <w:delText>”</w:delText>
                          </w:r>
                        </w:del>
                        <w:proofErr w:type="spellStart"/>
                        <w:ins w:id="111" w:author="Ryan, Linda" w:date="2017-09-21T08:07:00Z">
                          <w:r>
                            <w:t>Gizz</w:t>
                          </w:r>
                          <w:proofErr w:type="spellEnd"/>
                          <w:r>
                            <w:t>”</w:t>
                          </w:r>
                        </w:ins>
                      </w:p>
                    </w:txbxContent>
                  </v:textbox>
                  <w10:wrap type="square"/>
                </v:shape>
              </w:pict>
            </mc:Fallback>
          </mc:AlternateContent>
        </w:r>
      </w:ins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8C1A8C" w:rsidRDefault="008C1A8C">
      <w:pPr>
        <w:rPr>
          <w:rFonts w:asciiTheme="minorHAnsi" w:hAnsiTheme="minorHAnsi"/>
          <w:sz w:val="24"/>
        </w:rPr>
      </w:pPr>
    </w:p>
    <w:p w:rsidR="00CE7D3E" w:rsidRDefault="00CE7D3E">
      <w:pPr>
        <w:rPr>
          <w:rFonts w:asciiTheme="minorHAnsi" w:hAnsiTheme="minorHAnsi"/>
          <w:sz w:val="24"/>
        </w:rPr>
      </w:pPr>
    </w:p>
    <w:p w:rsidR="00E571A6" w:rsidRDefault="00E571A6">
      <w:pPr>
        <w:rPr>
          <w:rFonts w:asciiTheme="minorHAnsi" w:hAnsiTheme="minorHAnsi"/>
          <w:sz w:val="24"/>
        </w:rPr>
      </w:pPr>
    </w:p>
    <w:p w:rsidR="00E571A6" w:rsidRDefault="00E571A6">
      <w:pPr>
        <w:rPr>
          <w:rFonts w:asciiTheme="minorHAnsi" w:hAnsiTheme="minorHAnsi"/>
          <w:sz w:val="24"/>
        </w:rPr>
      </w:pPr>
    </w:p>
    <w:p w:rsidR="00E571A6" w:rsidRDefault="00E571A6">
      <w:pPr>
        <w:rPr>
          <w:rFonts w:asciiTheme="minorHAnsi" w:hAnsiTheme="minorHAnsi"/>
          <w:sz w:val="24"/>
        </w:rPr>
      </w:pPr>
    </w:p>
    <w:p w:rsidR="00DE6AF5" w:rsidRDefault="00DE6AF5">
      <w:pPr>
        <w:rPr>
          <w:rFonts w:asciiTheme="minorHAnsi" w:hAnsiTheme="minorHAnsi"/>
          <w:sz w:val="24"/>
        </w:rPr>
      </w:pPr>
    </w:p>
    <w:p w:rsidR="00DE6AF5" w:rsidRDefault="00DE6AF5">
      <w:pPr>
        <w:rPr>
          <w:rFonts w:asciiTheme="minorHAnsi" w:hAnsiTheme="minorHAnsi"/>
          <w:sz w:val="24"/>
        </w:rPr>
      </w:pPr>
    </w:p>
    <w:p w:rsidR="00DE6AF5" w:rsidRDefault="00396B82">
      <w:pPr>
        <w:rPr>
          <w:rFonts w:asciiTheme="minorHAnsi" w:hAnsiTheme="minorHAnsi"/>
          <w:sz w:val="24"/>
        </w:rPr>
      </w:pPr>
      <w:r w:rsidRPr="00F24908">
        <w:rPr>
          <w:rFonts w:asciiTheme="minorHAnsi" w:hAnsiTheme="minorHAnsi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5072" behindDoc="0" locked="0" layoutInCell="1" allowOverlap="1" wp14:anchorId="081F824A" wp14:editId="3BD5FA05">
                <wp:simplePos x="0" y="0"/>
                <wp:positionH relativeFrom="column">
                  <wp:posOffset>-129540</wp:posOffset>
                </wp:positionH>
                <wp:positionV relativeFrom="paragraph">
                  <wp:posOffset>82550</wp:posOffset>
                </wp:positionV>
                <wp:extent cx="1038225" cy="62865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4908" w:rsidRDefault="00F24908"/>
                          <w:p w:rsidR="00F24908" w:rsidRDefault="00F24908">
                            <w:r>
                              <w:t>____/ 1 mark  [Sig digs]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F824A" id="_x0000_s1032" type="#_x0000_t202" style="position:absolute;margin-left:-10.2pt;margin-top:6.5pt;width:81.75pt;height:49.5pt;z-index:251715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">
                <v:textbox>
                  <w:txbxContent>
                    <w:p w:rsidR="00F24908" w:rsidRDefault="00F24908"/>
                    <w:p w:rsidR="00F24908" w:rsidRDefault="00F24908">
                      <w:r>
                        <w:t>____/ 1 mark  [Sig digs]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E6AF5" w:rsidRDefault="00DE6AF5">
      <w:pPr>
        <w:rPr>
          <w:rFonts w:asciiTheme="minorHAnsi" w:hAnsiTheme="minorHAnsi"/>
          <w:sz w:val="24"/>
        </w:rPr>
      </w:pPr>
    </w:p>
    <w:p w:rsidR="00EA1408" w:rsidRDefault="00EA1408">
      <w:pPr>
        <w:rPr>
          <w:rFonts w:asciiTheme="minorHAnsi" w:hAnsiTheme="minorHAnsi"/>
          <w:sz w:val="24"/>
        </w:rPr>
      </w:pPr>
    </w:p>
    <w:p w:rsidR="003D08B4" w:rsidDel="00396B82" w:rsidRDefault="003D08B4">
      <w:pPr>
        <w:rPr>
          <w:del w:id="112" w:author="Ryan, Linda" w:date="2017-09-21T09:08:00Z"/>
          <w:rFonts w:asciiTheme="minorHAnsi" w:hAnsiTheme="minorHAnsi"/>
          <w:sz w:val="24"/>
        </w:rPr>
      </w:pPr>
    </w:p>
    <w:p w:rsidR="00396B82" w:rsidRDefault="00396B82">
      <w:pPr>
        <w:rPr>
          <w:ins w:id="113" w:author="Ryan, Linda" w:date="2017-09-21T09:08:00Z"/>
          <w:rFonts w:asciiTheme="minorHAnsi" w:hAnsiTheme="minorHAnsi"/>
          <w:sz w:val="24"/>
        </w:rPr>
      </w:pPr>
    </w:p>
    <w:p w:rsidR="003D08B4" w:rsidDel="00396B82" w:rsidRDefault="003D08B4">
      <w:pPr>
        <w:rPr>
          <w:del w:id="114" w:author="Ryan, Linda" w:date="2017-09-21T09:03:00Z"/>
          <w:rFonts w:asciiTheme="minorHAnsi" w:hAnsiTheme="minorHAnsi"/>
          <w:sz w:val="24"/>
        </w:rPr>
      </w:pPr>
    </w:p>
    <w:p w:rsidR="003D08B4" w:rsidDel="00396B82" w:rsidRDefault="003D08B4">
      <w:pPr>
        <w:rPr>
          <w:del w:id="115" w:author="Ryan, Linda" w:date="2017-09-21T09:03:00Z"/>
          <w:rFonts w:asciiTheme="minorHAnsi" w:hAnsiTheme="minorHAnsi"/>
          <w:sz w:val="24"/>
        </w:rPr>
      </w:pPr>
    </w:p>
    <w:p w:rsidR="000856B6" w:rsidDel="00396B82" w:rsidRDefault="000856B6">
      <w:pPr>
        <w:rPr>
          <w:del w:id="116" w:author="Ryan, Linda" w:date="2017-09-21T09:03:00Z"/>
          <w:rFonts w:asciiTheme="minorHAnsi" w:hAnsiTheme="minorHAnsi"/>
          <w:sz w:val="24"/>
        </w:rPr>
      </w:pPr>
    </w:p>
    <w:p w:rsidR="00775856" w:rsidRPr="00C221EB" w:rsidRDefault="00EA1408">
      <w:p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b/>
          <w:sz w:val="24"/>
          <w:u w:val="single"/>
        </w:rPr>
        <w:lastRenderedPageBreak/>
        <w:t>Part C: Graph Analysis [</w:t>
      </w:r>
      <w:r w:rsidR="00BC21BE">
        <w:rPr>
          <w:rFonts w:asciiTheme="minorHAnsi" w:hAnsiTheme="minorHAnsi"/>
          <w:b/>
          <w:sz w:val="24"/>
          <w:u w:val="single"/>
        </w:rPr>
        <w:t>7</w:t>
      </w:r>
      <w:r w:rsidR="00975409" w:rsidRPr="00C221EB">
        <w:rPr>
          <w:rFonts w:asciiTheme="minorHAnsi" w:hAnsiTheme="minorHAnsi"/>
          <w:b/>
          <w:sz w:val="24"/>
          <w:u w:val="single"/>
        </w:rPr>
        <w:t xml:space="preserve"> marks]</w:t>
      </w:r>
    </w:p>
    <w:p w:rsidR="00775856" w:rsidRPr="00C221EB" w:rsidDel="00396B82" w:rsidRDefault="00975409">
      <w:pPr>
        <w:rPr>
          <w:del w:id="117" w:author="Ryan, Linda" w:date="2017-09-21T09:04:00Z"/>
          <w:rFonts w:asciiTheme="minorHAnsi" w:hAnsiTheme="minorHAnsi"/>
          <w:sz w:val="22"/>
        </w:rPr>
      </w:pPr>
      <w:r w:rsidRPr="00C221EB">
        <w:rPr>
          <w:rFonts w:asciiTheme="minorHAnsi" w:hAnsiTheme="minorHAnsi"/>
          <w:sz w:val="22"/>
        </w:rPr>
        <w:t>1</w:t>
      </w:r>
      <w:r w:rsidR="00BA0759" w:rsidRPr="00C221EB">
        <w:rPr>
          <w:rFonts w:asciiTheme="minorHAnsi" w:hAnsiTheme="minorHAnsi"/>
          <w:sz w:val="22"/>
        </w:rPr>
        <w:t xml:space="preserve">. The motion of </w:t>
      </w:r>
      <w:del w:id="118" w:author="Ryan, Linda" w:date="2017-09-21T09:04:00Z">
        <w:r w:rsidR="00BA0759" w:rsidRPr="00C221EB" w:rsidDel="00396B82">
          <w:rPr>
            <w:rFonts w:asciiTheme="minorHAnsi" w:hAnsiTheme="minorHAnsi"/>
            <w:sz w:val="22"/>
          </w:rPr>
          <w:delText>a train engine moving along a straight track in a rail</w:delText>
        </w:r>
        <w:r w:rsidR="005E2207" w:rsidDel="00396B82">
          <w:rPr>
            <w:rFonts w:asciiTheme="minorHAnsi" w:hAnsiTheme="minorHAnsi"/>
            <w:sz w:val="22"/>
          </w:rPr>
          <w:delText xml:space="preserve"> </w:delText>
        </w:r>
        <w:r w:rsidR="00BA0759" w:rsidRPr="00C221EB" w:rsidDel="00396B82">
          <w:rPr>
            <w:rFonts w:asciiTheme="minorHAnsi" w:hAnsiTheme="minorHAnsi"/>
            <w:sz w:val="22"/>
          </w:rPr>
          <w:delText xml:space="preserve">yard is shown on the velocity-time </w:delText>
        </w:r>
      </w:del>
    </w:p>
    <w:p w:rsidR="00775856" w:rsidRPr="00C221EB" w:rsidRDefault="00BA0759" w:rsidP="00396B82">
      <w:pPr>
        <w:rPr>
          <w:rFonts w:asciiTheme="minorHAnsi" w:hAnsiTheme="minorHAnsi"/>
          <w:sz w:val="22"/>
        </w:rPr>
        <w:pPrChange w:id="119" w:author="Ryan, Linda" w:date="2017-09-21T09:04:00Z">
          <w:pPr/>
        </w:pPrChange>
      </w:pPr>
      <w:del w:id="120" w:author="Ryan, Linda" w:date="2017-09-21T09:04:00Z">
        <w:r w:rsidRPr="00C221EB" w:rsidDel="00396B82">
          <w:rPr>
            <w:rFonts w:asciiTheme="minorHAnsi" w:hAnsiTheme="minorHAnsi"/>
            <w:sz w:val="22"/>
          </w:rPr>
          <w:delText xml:space="preserve">     graph below.  </w:delText>
        </w:r>
      </w:del>
      <w:ins w:id="121" w:author="Ryan, Linda" w:date="2017-09-21T09:04:00Z">
        <w:r w:rsidR="00396B82">
          <w:rPr>
            <w:rFonts w:asciiTheme="minorHAnsi" w:hAnsiTheme="minorHAnsi"/>
            <w:sz w:val="22"/>
          </w:rPr>
          <w:t xml:space="preserve">a car which is driving away from a stoplight is shown on the v-t graph below. </w:t>
        </w:r>
      </w:ins>
    </w:p>
    <w:p w:rsidR="00775856" w:rsidRPr="00C221EB" w:rsidRDefault="00BA2327" w:rsidP="00BA2327">
      <w:pPr>
        <w:rPr>
          <w:rFonts w:asciiTheme="minorHAnsi" w:hAnsiTheme="minorHAnsi"/>
          <w:sz w:val="22"/>
        </w:rPr>
      </w:pPr>
      <w:proofErr w:type="spellStart"/>
      <w:r>
        <w:rPr>
          <w:rFonts w:asciiTheme="minorHAnsi" w:hAnsiTheme="minorHAnsi"/>
          <w:sz w:val="22"/>
        </w:rPr>
        <w:t>i</w:t>
      </w:r>
      <w:proofErr w:type="spellEnd"/>
      <w:r>
        <w:rPr>
          <w:rFonts w:asciiTheme="minorHAnsi" w:hAnsiTheme="minorHAnsi"/>
          <w:sz w:val="22"/>
        </w:rPr>
        <w:t xml:space="preserve">) Draw the </w:t>
      </w:r>
      <w:r w:rsidR="005E2207">
        <w:rPr>
          <w:rFonts w:asciiTheme="minorHAnsi" w:hAnsiTheme="minorHAnsi"/>
          <w:sz w:val="22"/>
        </w:rPr>
        <w:t>acceleration-ti</w:t>
      </w:r>
      <w:r w:rsidR="00F81D07">
        <w:rPr>
          <w:rFonts w:asciiTheme="minorHAnsi" w:hAnsiTheme="minorHAnsi"/>
          <w:sz w:val="22"/>
        </w:rPr>
        <w:t>m</w:t>
      </w:r>
      <w:r w:rsidR="00BA0759" w:rsidRPr="00C221EB">
        <w:rPr>
          <w:rFonts w:asciiTheme="minorHAnsi" w:hAnsiTheme="minorHAnsi"/>
          <w:sz w:val="22"/>
        </w:rPr>
        <w:t xml:space="preserve">e graph for the </w:t>
      </w:r>
      <w:del w:id="122" w:author="Ryan, Linda" w:date="2017-09-21T09:05:00Z">
        <w:r w:rsidR="00BA0759" w:rsidRPr="00C221EB" w:rsidDel="00396B82">
          <w:rPr>
            <w:rFonts w:asciiTheme="minorHAnsi" w:hAnsiTheme="minorHAnsi"/>
            <w:sz w:val="22"/>
          </w:rPr>
          <w:delText>train</w:delText>
        </w:r>
      </w:del>
      <w:ins w:id="123" w:author="Ryan, Linda" w:date="2017-09-21T09:05:00Z">
        <w:r w:rsidR="00396B82">
          <w:rPr>
            <w:rFonts w:asciiTheme="minorHAnsi" w:hAnsiTheme="minorHAnsi"/>
            <w:sz w:val="22"/>
          </w:rPr>
          <w:t>car</w:t>
        </w:r>
      </w:ins>
      <w:r w:rsidR="00BA0759" w:rsidRPr="00C221EB">
        <w:rPr>
          <w:rFonts w:asciiTheme="minorHAnsi" w:hAnsiTheme="minorHAnsi"/>
          <w:sz w:val="22"/>
        </w:rPr>
        <w:t xml:space="preserve">.  </w:t>
      </w:r>
      <w:r w:rsidR="00BA0759" w:rsidRPr="00C221EB">
        <w:rPr>
          <w:rFonts w:asciiTheme="minorHAnsi" w:hAnsiTheme="minorHAnsi"/>
          <w:sz w:val="22"/>
        </w:rPr>
        <w:tab/>
      </w:r>
      <w:r w:rsidR="00BA0759" w:rsidRPr="00C221EB">
        <w:rPr>
          <w:rFonts w:asciiTheme="minorHAnsi" w:hAnsiTheme="minorHAnsi"/>
          <w:sz w:val="22"/>
        </w:rPr>
        <w:tab/>
      </w:r>
      <w:r w:rsidR="00BA0759" w:rsidRPr="00C221EB">
        <w:rPr>
          <w:rFonts w:asciiTheme="minorHAnsi" w:hAnsiTheme="minorHAnsi"/>
          <w:sz w:val="22"/>
        </w:rPr>
        <w:tab/>
      </w:r>
      <w:r w:rsidR="00BA0759" w:rsidRPr="00C221EB">
        <w:rPr>
          <w:rFonts w:asciiTheme="minorHAnsi" w:hAnsiTheme="minorHAnsi"/>
          <w:sz w:val="22"/>
        </w:rPr>
        <w:tab/>
      </w:r>
      <w:r w:rsidR="008F1B86">
        <w:rPr>
          <w:rFonts w:asciiTheme="minorHAnsi" w:hAnsiTheme="minorHAnsi"/>
          <w:sz w:val="22"/>
        </w:rPr>
        <w:tab/>
      </w:r>
      <w:r w:rsidR="008F1B86">
        <w:rPr>
          <w:rFonts w:asciiTheme="minorHAnsi" w:hAnsiTheme="minorHAnsi"/>
          <w:sz w:val="22"/>
        </w:rPr>
        <w:tab/>
      </w:r>
      <w:r>
        <w:rPr>
          <w:rFonts w:asciiTheme="minorHAnsi" w:hAnsiTheme="minorHAnsi"/>
          <w:sz w:val="22"/>
        </w:rPr>
        <w:tab/>
      </w:r>
      <w:ins w:id="124" w:author="Ryan, Linda" w:date="2017-09-21T09:05:00Z">
        <w:r w:rsidR="00396B82">
          <w:rPr>
            <w:rFonts w:asciiTheme="minorHAnsi" w:hAnsiTheme="minorHAnsi"/>
            <w:sz w:val="22"/>
          </w:rPr>
          <w:tab/>
        </w:r>
        <w:r w:rsidR="00396B82">
          <w:rPr>
            <w:rFonts w:asciiTheme="minorHAnsi" w:hAnsiTheme="minorHAnsi"/>
            <w:sz w:val="22"/>
          </w:rPr>
          <w:tab/>
        </w:r>
      </w:ins>
      <w:r w:rsidR="00BA0759" w:rsidRPr="00C221EB">
        <w:rPr>
          <w:rFonts w:asciiTheme="minorHAnsi" w:hAnsiTheme="minorHAnsi"/>
          <w:sz w:val="22"/>
        </w:rPr>
        <w:t>[3]</w:t>
      </w:r>
    </w:p>
    <w:p w:rsidR="00775856" w:rsidRDefault="00BA0759" w:rsidP="00BA2327">
      <w:pPr>
        <w:rPr>
          <w:ins w:id="125" w:author="Ryan, Linda" w:date="2017-09-21T09:08:00Z"/>
          <w:rFonts w:asciiTheme="minorHAnsi" w:hAnsiTheme="minorHAnsi"/>
          <w:sz w:val="22"/>
        </w:rPr>
      </w:pPr>
      <w:r w:rsidRPr="00C221EB">
        <w:rPr>
          <w:rFonts w:asciiTheme="minorHAnsi" w:hAnsiTheme="minorHAnsi"/>
          <w:sz w:val="22"/>
        </w:rPr>
        <w:t xml:space="preserve">ii) </w:t>
      </w:r>
      <w:r w:rsidRPr="00C221EB">
        <w:rPr>
          <w:rFonts w:asciiTheme="minorHAnsi" w:hAnsiTheme="minorHAnsi"/>
          <w:b/>
          <w:sz w:val="22"/>
        </w:rPr>
        <w:t xml:space="preserve">Assuming that </w:t>
      </w:r>
      <w:del w:id="126" w:author="Ryan, Linda" w:date="2017-09-21T09:05:00Z">
        <w:r w:rsidRPr="00C221EB" w:rsidDel="00396B82">
          <w:rPr>
            <w:rFonts w:asciiTheme="minorHAnsi" w:hAnsiTheme="minorHAnsi"/>
            <w:b/>
            <w:sz w:val="22"/>
          </w:rPr>
          <w:delText>the train starts at the station (origin</w:delText>
        </w:r>
      </w:del>
      <w:ins w:id="127" w:author="Ryan, Linda" w:date="2017-09-21T09:05:00Z">
        <w:r w:rsidR="00396B82">
          <w:rPr>
            <w:rFonts w:asciiTheme="minorHAnsi" w:hAnsiTheme="minorHAnsi"/>
            <w:b/>
            <w:sz w:val="22"/>
          </w:rPr>
          <w:t>car starts at rest, at the origin (the stoplight</w:t>
        </w:r>
      </w:ins>
      <w:r w:rsidRPr="00C221EB">
        <w:rPr>
          <w:rFonts w:asciiTheme="minorHAnsi" w:hAnsiTheme="minorHAnsi"/>
          <w:b/>
          <w:sz w:val="22"/>
        </w:rPr>
        <w:t>)</w:t>
      </w:r>
      <w:r w:rsidRPr="00C221EB">
        <w:rPr>
          <w:rFonts w:asciiTheme="minorHAnsi" w:hAnsiTheme="minorHAnsi"/>
          <w:sz w:val="22"/>
        </w:rPr>
        <w:t>, draw the corresponding</w:t>
      </w:r>
      <w:r w:rsidR="00BA2327">
        <w:rPr>
          <w:rFonts w:asciiTheme="minorHAnsi" w:hAnsiTheme="minorHAnsi"/>
          <w:sz w:val="22"/>
        </w:rPr>
        <w:t xml:space="preserve"> </w:t>
      </w:r>
      <w:r w:rsidR="00EA1408" w:rsidRPr="00C221EB">
        <w:rPr>
          <w:rFonts w:asciiTheme="minorHAnsi" w:hAnsiTheme="minorHAnsi"/>
          <w:sz w:val="22"/>
        </w:rPr>
        <w:t>position-time graph.</w:t>
      </w:r>
      <w:r w:rsidR="00EA1408" w:rsidRPr="00C221EB">
        <w:rPr>
          <w:rFonts w:asciiTheme="minorHAnsi" w:hAnsiTheme="minorHAnsi"/>
          <w:sz w:val="22"/>
        </w:rPr>
        <w:tab/>
        <w:t>[</w:t>
      </w:r>
      <w:r w:rsidR="00BC21BE">
        <w:rPr>
          <w:rFonts w:asciiTheme="minorHAnsi" w:hAnsiTheme="minorHAnsi"/>
          <w:sz w:val="22"/>
        </w:rPr>
        <w:t>4</w:t>
      </w:r>
      <w:r w:rsidRPr="00C221EB">
        <w:rPr>
          <w:rFonts w:asciiTheme="minorHAnsi" w:hAnsiTheme="minorHAnsi"/>
          <w:sz w:val="22"/>
        </w:rPr>
        <w:t xml:space="preserve">]  </w:t>
      </w:r>
    </w:p>
    <w:p w:rsidR="00396B82" w:rsidRPr="00C221EB" w:rsidDel="00396B82" w:rsidRDefault="00396B82" w:rsidP="00BA2327">
      <w:pPr>
        <w:rPr>
          <w:del w:id="128" w:author="Ryan, Linda" w:date="2017-09-21T09:08:00Z"/>
          <w:rFonts w:asciiTheme="minorHAnsi" w:hAnsiTheme="minorHAnsi"/>
          <w:sz w:val="22"/>
        </w:rPr>
      </w:pPr>
    </w:p>
    <w:p w:rsidR="00775856" w:rsidRDefault="00775856" w:rsidP="00396B82">
      <w:pPr>
        <w:pStyle w:val="NoSpacing"/>
        <w:rPr>
          <w:ins w:id="129" w:author="Ryan, Linda" w:date="2017-09-21T09:08:00Z"/>
        </w:rPr>
        <w:pPrChange w:id="130" w:author="Ryan, Linda" w:date="2017-09-21T09:07:00Z">
          <w:pPr/>
        </w:pPrChange>
      </w:pPr>
    </w:p>
    <w:p w:rsidR="00396B82" w:rsidRPr="00396B82" w:rsidRDefault="00396B82" w:rsidP="00396B82">
      <w:pPr>
        <w:pStyle w:val="NoSpacing"/>
        <w:rPr>
          <w:rFonts w:ascii="Arial" w:hAnsi="Arial" w:cs="Arial"/>
          <w:b/>
          <w:rPrChange w:id="131" w:author="Ryan, Linda" w:date="2017-09-21T09:08:00Z">
            <w:rPr/>
          </w:rPrChange>
        </w:rPr>
        <w:pPrChange w:id="132" w:author="Ryan, Linda" w:date="2017-09-21T09:07:00Z">
          <w:pPr/>
        </w:pPrChange>
      </w:pPr>
      <w:ins w:id="133" w:author="Ryan, Linda" w:date="2017-09-21T09:08:00Z">
        <w:r w:rsidRPr="00396B82">
          <w:rPr>
            <w:rFonts w:ascii="Arial" w:hAnsi="Arial" w:cs="Arial"/>
            <w:b/>
            <w:rPrChange w:id="134" w:author="Ryan, Linda" w:date="2017-09-21T09:08:00Z">
              <w:rPr/>
            </w:rPrChange>
          </w:rPr>
          <w:t>Position-Time Graph</w:t>
        </w:r>
      </w:ins>
    </w:p>
    <w:p w:rsidR="00775856" w:rsidRPr="00C221EB" w:rsidDel="00396B82" w:rsidRDefault="00BA0759" w:rsidP="00396B82">
      <w:pPr>
        <w:pStyle w:val="NoSpacing"/>
        <w:rPr>
          <w:del w:id="135" w:author="Ryan, Linda" w:date="2017-09-21T09:08:00Z"/>
          <w:b/>
        </w:rPr>
        <w:pPrChange w:id="136" w:author="Ryan, Linda" w:date="2017-09-21T09:07:00Z">
          <w:pPr/>
        </w:pPrChange>
      </w:pPr>
      <w:del w:id="137" w:author="Ryan, Linda" w:date="2017-09-21T09:08:00Z">
        <w:r w:rsidRPr="00C221EB" w:rsidDel="00396B82">
          <w:rPr>
            <w:b/>
          </w:rPr>
          <w:delText xml:space="preserve">  Position-Time Graph:</w:delText>
        </w:r>
      </w:del>
    </w:p>
    <w:p w:rsidR="00775856" w:rsidRPr="00C221EB" w:rsidDel="00396B82" w:rsidRDefault="00775856">
      <w:pPr>
        <w:rPr>
          <w:del w:id="138" w:author="Ryan, Linda" w:date="2017-09-21T09:08:00Z"/>
          <w:rFonts w:asciiTheme="minorHAnsi" w:hAnsiTheme="minorHAnsi"/>
          <w:sz w:val="22"/>
        </w:rPr>
      </w:pP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3D08B4" w:rsidRPr="00C221EB">
        <w:trPr>
          <w:trHeight w:val="300"/>
        </w:trPr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</w:tr>
      <w:tr w:rsidR="003D08B4" w:rsidRPr="00C221EB">
        <w:trPr>
          <w:trHeight w:val="300"/>
        </w:trPr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BA0759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Pr="00C221EB" w:rsidRDefault="00775856">
            <w:pPr>
              <w:jc w:val="right"/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396B82" w:rsidRPr="00C221EB">
        <w:trPr>
          <w:trHeight w:val="300"/>
          <w:ins w:id="139" w:author="Ryan, Linda" w:date="2017-09-21T09:07:00Z"/>
        </w:trPr>
        <w:tc>
          <w:tcPr>
            <w:tcW w:w="474" w:type="dxa"/>
          </w:tcPr>
          <w:p w:rsidR="00396B82" w:rsidRPr="00C221EB" w:rsidRDefault="00396B82">
            <w:pPr>
              <w:rPr>
                <w:ins w:id="140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41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42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43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44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45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46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47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48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396B82" w:rsidRPr="00C221EB" w:rsidRDefault="00396B82">
            <w:pPr>
              <w:rPr>
                <w:ins w:id="149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50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51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52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53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54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55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56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57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58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396B82" w:rsidRPr="00C221EB" w:rsidRDefault="00396B82">
            <w:pPr>
              <w:rPr>
                <w:ins w:id="159" w:author="Ryan, Linda" w:date="2017-09-21T09:07:00Z"/>
                <w:rFonts w:asciiTheme="minorHAnsi" w:hAnsiTheme="minorHAnsi"/>
                <w:sz w:val="22"/>
              </w:rPr>
            </w:pPr>
          </w:p>
        </w:tc>
      </w:tr>
      <w:tr w:rsidR="00396B82" w:rsidRPr="00C221EB">
        <w:trPr>
          <w:trHeight w:val="300"/>
          <w:ins w:id="160" w:author="Ryan, Linda" w:date="2017-09-21T09:07:00Z"/>
        </w:trPr>
        <w:tc>
          <w:tcPr>
            <w:tcW w:w="474" w:type="dxa"/>
          </w:tcPr>
          <w:p w:rsidR="00396B82" w:rsidRPr="00C221EB" w:rsidRDefault="00396B82">
            <w:pPr>
              <w:rPr>
                <w:ins w:id="161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62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63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64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65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66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67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68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69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396B82" w:rsidRPr="00C221EB" w:rsidRDefault="00396B82">
            <w:pPr>
              <w:rPr>
                <w:ins w:id="170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71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72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73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74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75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76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77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78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79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396B82" w:rsidRPr="00C221EB" w:rsidRDefault="00396B82">
            <w:pPr>
              <w:rPr>
                <w:ins w:id="180" w:author="Ryan, Linda" w:date="2017-09-21T09:07:00Z"/>
                <w:rFonts w:asciiTheme="minorHAnsi" w:hAnsiTheme="minorHAnsi"/>
                <w:sz w:val="22"/>
              </w:rPr>
            </w:pPr>
          </w:p>
        </w:tc>
      </w:tr>
      <w:tr w:rsidR="00396B82" w:rsidRPr="00C221EB">
        <w:trPr>
          <w:trHeight w:val="300"/>
          <w:ins w:id="181" w:author="Ryan, Linda" w:date="2017-09-21T09:07:00Z"/>
        </w:trPr>
        <w:tc>
          <w:tcPr>
            <w:tcW w:w="474" w:type="dxa"/>
          </w:tcPr>
          <w:p w:rsidR="00396B82" w:rsidRPr="00C221EB" w:rsidRDefault="00396B82">
            <w:pPr>
              <w:rPr>
                <w:ins w:id="182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83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84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85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86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87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88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89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90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396B82" w:rsidRPr="00C221EB" w:rsidRDefault="00396B82">
            <w:pPr>
              <w:rPr>
                <w:ins w:id="191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92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93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94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95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96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97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98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199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200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396B82" w:rsidRPr="00C221EB" w:rsidRDefault="00396B82">
            <w:pPr>
              <w:rPr>
                <w:ins w:id="201" w:author="Ryan, Linda" w:date="2017-09-21T09:07:00Z"/>
                <w:rFonts w:asciiTheme="minorHAnsi" w:hAnsiTheme="minorHAnsi"/>
                <w:sz w:val="22"/>
              </w:rPr>
            </w:pPr>
          </w:p>
        </w:tc>
      </w:tr>
      <w:tr w:rsidR="00396B82" w:rsidRPr="00C221EB">
        <w:trPr>
          <w:trHeight w:val="300"/>
          <w:ins w:id="202" w:author="Ryan, Linda" w:date="2017-09-21T09:07:00Z"/>
        </w:trPr>
        <w:tc>
          <w:tcPr>
            <w:tcW w:w="474" w:type="dxa"/>
          </w:tcPr>
          <w:p w:rsidR="00396B82" w:rsidRPr="00C221EB" w:rsidRDefault="00396B82">
            <w:pPr>
              <w:rPr>
                <w:ins w:id="203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204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205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206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207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208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209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210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211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396B82" w:rsidRPr="00C221EB" w:rsidRDefault="00396B82">
            <w:pPr>
              <w:rPr>
                <w:ins w:id="212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213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214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215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216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217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218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219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220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96B82" w:rsidRPr="00C221EB" w:rsidRDefault="00396B82">
            <w:pPr>
              <w:rPr>
                <w:ins w:id="221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396B82" w:rsidRPr="00C221EB" w:rsidRDefault="00396B82">
            <w:pPr>
              <w:rPr>
                <w:ins w:id="222" w:author="Ryan, Linda" w:date="2017-09-21T09:07:00Z"/>
                <w:rFonts w:asciiTheme="minorHAnsi" w:hAnsiTheme="minorHAnsi"/>
                <w:sz w:val="22"/>
              </w:rPr>
            </w:pPr>
          </w:p>
        </w:tc>
      </w:tr>
    </w:tbl>
    <w:p w:rsidR="00396B82" w:rsidRDefault="00396B82">
      <w:pPr>
        <w:rPr>
          <w:ins w:id="223" w:author="Ryan, Linda" w:date="2017-09-21T09:04:00Z"/>
          <w:rFonts w:asciiTheme="minorHAnsi" w:hAnsiTheme="minorHAnsi"/>
          <w:noProof/>
          <w:sz w:val="22"/>
        </w:rPr>
      </w:pPr>
    </w:p>
    <w:p w:rsidR="00775856" w:rsidRPr="00C221EB" w:rsidRDefault="00396B82">
      <w:pPr>
        <w:rPr>
          <w:rFonts w:asciiTheme="minorHAnsi" w:hAnsiTheme="minorHAnsi"/>
          <w:sz w:val="22"/>
        </w:rPr>
      </w:pPr>
      <w:ins w:id="224" w:author="Ryan, Linda" w:date="2017-09-21T09:03:00Z">
        <w:r>
          <w:rPr>
            <w:rFonts w:asciiTheme="minorHAnsi" w:hAnsiTheme="minorHAnsi"/>
            <w:noProof/>
            <w:sz w:val="22"/>
          </w:rPr>
          <w:drawing>
            <wp:anchor distT="0" distB="0" distL="114300" distR="114300" simplePos="0" relativeHeight="251727360" behindDoc="1" locked="0" layoutInCell="1" allowOverlap="1" wp14:anchorId="0BA3DC49" wp14:editId="28468356">
              <wp:simplePos x="0" y="0"/>
              <wp:positionH relativeFrom="column">
                <wp:posOffset>-702945</wp:posOffset>
              </wp:positionH>
              <wp:positionV relativeFrom="paragraph">
                <wp:posOffset>220345</wp:posOffset>
              </wp:positionV>
              <wp:extent cx="7778115" cy="2600325"/>
              <wp:effectExtent l="0" t="0" r="0" b="9525"/>
              <wp:wrapNone/>
              <wp:docPr id="51" name="Picture 5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5"/>
                      <pic:cNvPicPr>
                        <a:picLocks noChangeAspect="1" noChangeArrowheads="1"/>
                      </pic:cNvPicPr>
                    </pic:nvPicPr>
                    <pic:blipFill>
                      <a:blip r:embed="rId3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778115" cy="2600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</w:p>
    <w:p w:rsidR="00775856" w:rsidRPr="00C221EB" w:rsidRDefault="00775856">
      <w:pPr>
        <w:rPr>
          <w:rFonts w:asciiTheme="minorHAnsi" w:hAnsiTheme="minorHAnsi"/>
          <w:sz w:val="22"/>
        </w:rPr>
      </w:pPr>
    </w:p>
    <w:p w:rsidR="00775856" w:rsidRPr="00C221EB" w:rsidDel="00396B82" w:rsidRDefault="00775856">
      <w:pPr>
        <w:rPr>
          <w:del w:id="225" w:author="Ryan, Linda" w:date="2017-09-21T09:03:00Z"/>
          <w:rFonts w:asciiTheme="minorHAnsi" w:hAnsiTheme="minorHAnsi"/>
          <w:sz w:val="22"/>
        </w:rPr>
      </w:pPr>
    </w:p>
    <w:p w:rsidR="00775856" w:rsidRPr="00C221EB" w:rsidDel="00396B82" w:rsidRDefault="00775856">
      <w:pPr>
        <w:rPr>
          <w:del w:id="226" w:author="Ryan, Linda" w:date="2017-09-21T09:03:00Z"/>
          <w:rFonts w:asciiTheme="minorHAnsi" w:hAnsiTheme="minorHAnsi"/>
          <w:sz w:val="22"/>
        </w:rPr>
      </w:pPr>
    </w:p>
    <w:p w:rsidR="00775856" w:rsidRPr="00C221EB" w:rsidDel="00396B82" w:rsidRDefault="008C1A8C">
      <w:pPr>
        <w:rPr>
          <w:del w:id="227" w:author="Ryan, Linda" w:date="2017-09-21T09:03:00Z"/>
          <w:rFonts w:asciiTheme="minorHAnsi" w:hAnsiTheme="minorHAnsi"/>
          <w:b/>
          <w:sz w:val="22"/>
        </w:rPr>
      </w:pPr>
      <w:del w:id="228" w:author="Ryan, Linda" w:date="2017-09-21T09:03:00Z">
        <w:r w:rsidRPr="00C221EB" w:rsidDel="00396B82">
          <w:rPr>
            <w:rFonts w:asciiTheme="minorHAnsi" w:hAnsiTheme="minorHAnsi"/>
            <w:noProof/>
            <w:sz w:val="22"/>
          </w:rPr>
          <mc:AlternateContent>
            <mc:Choice Requires="wps">
              <w:drawing>
                <wp:anchor distT="0" distB="0" distL="114299" distR="114299" simplePos="0" relativeHeight="251654656" behindDoc="0" locked="0" layoutInCell="0" allowOverlap="1" wp14:anchorId="6655E88C" wp14:editId="08C72C4A">
                  <wp:simplePos x="0" y="0"/>
                  <wp:positionH relativeFrom="column">
                    <wp:posOffset>168275</wp:posOffset>
                  </wp:positionH>
                  <wp:positionV relativeFrom="paragraph">
                    <wp:posOffset>119380</wp:posOffset>
                  </wp:positionV>
                  <wp:extent cx="0" cy="2156460"/>
                  <wp:effectExtent l="95250" t="38100" r="57150" b="53340"/>
                  <wp:wrapNone/>
                  <wp:docPr id="30" name="Lin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 flipH="1">
                            <a:off x="0" y="0"/>
                            <a:ext cx="0" cy="215646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33499C35" id="Line 30" o:spid="_x0000_s1026" style="position:absolute;flip:x;z-index:2516546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3.25pt,9.4pt" to="13.25pt,17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" o:allowincell="f" strokeweight="3pt">
                  <v:stroke startarrow="block" endarrow="block"/>
                </v:line>
              </w:pict>
            </mc:Fallback>
          </mc:AlternateContent>
        </w:r>
        <w:r w:rsidR="00BA0759" w:rsidRPr="00C221EB" w:rsidDel="00396B82">
          <w:rPr>
            <w:rFonts w:asciiTheme="minorHAnsi" w:hAnsiTheme="minorHAnsi"/>
            <w:b/>
            <w:sz w:val="22"/>
          </w:rPr>
          <w:delText>Velocity-Time Graph:</w:delText>
        </w:r>
      </w:del>
    </w:p>
    <w:p w:rsidR="00775856" w:rsidRPr="00C221EB" w:rsidDel="00396B82" w:rsidRDefault="00CE7D3E">
      <w:pPr>
        <w:rPr>
          <w:del w:id="229" w:author="Ryan, Linda" w:date="2017-09-21T09:03:00Z"/>
          <w:rFonts w:asciiTheme="minorHAnsi" w:hAnsiTheme="minorHAnsi"/>
          <w:sz w:val="22"/>
        </w:rPr>
      </w:pPr>
      <w:del w:id="230" w:author="Ryan, Linda" w:date="2017-09-21T09:03:00Z">
        <w:r w:rsidRPr="00C221EB" w:rsidDel="00396B82">
          <w:rPr>
            <w:rFonts w:asciiTheme="minorHAnsi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9776" behindDoc="0" locked="0" layoutInCell="0" allowOverlap="1" wp14:anchorId="5BFAB5CC" wp14:editId="3C1D45AD">
                  <wp:simplePos x="0" y="0"/>
                  <wp:positionH relativeFrom="column">
                    <wp:posOffset>6337300</wp:posOffset>
                  </wp:positionH>
                  <wp:positionV relativeFrom="paragraph">
                    <wp:posOffset>941070</wp:posOffset>
                  </wp:positionV>
                  <wp:extent cx="542925" cy="381000"/>
                  <wp:effectExtent l="0" t="0" r="0" b="0"/>
                  <wp:wrapNone/>
                  <wp:docPr id="22" name="Text Box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4292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B1092" w:rsidRDefault="00BA0759">
                              <w:r>
                                <w:t>Time</w:t>
                              </w:r>
                            </w:p>
                            <w:p w:rsidR="00EB1092" w:rsidRDefault="00BA0759">
                              <w:r>
                                <w:t>(s)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5BFAB5CC" id="Text Box 35" o:spid="_x0000_s1033" type="#_x0000_t202" style="position:absolute;margin-left:499pt;margin-top:74.1pt;width:42.75pt;height:30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" o:allowincell="f" filled="f" stroked="f">
                  <v:textbox>
                    <w:txbxContent>
                      <w:p w:rsidR="00EB1092" w:rsidRDefault="00BA0759">
                        <w:r>
                          <w:t>Time</w:t>
                        </w:r>
                      </w:p>
                      <w:p w:rsidR="00EB1092" w:rsidRDefault="00BA0759">
                        <w:r>
                          <w:t>(s)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Del="00396B82">
          <w:rPr>
            <w:rFonts w:asciiTheme="minorHAnsi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708928" behindDoc="0" locked="0" layoutInCell="1" allowOverlap="1" wp14:anchorId="4A06CD45" wp14:editId="01FDBE97">
                  <wp:simplePos x="0" y="0"/>
                  <wp:positionH relativeFrom="column">
                    <wp:posOffset>-379095</wp:posOffset>
                  </wp:positionH>
                  <wp:positionV relativeFrom="paragraph">
                    <wp:posOffset>333375</wp:posOffset>
                  </wp:positionV>
                  <wp:extent cx="209550" cy="0"/>
                  <wp:effectExtent l="0" t="76200" r="19050" b="95250"/>
                  <wp:wrapNone/>
                  <wp:docPr id="43" name="Straight Arrow Connector 4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0955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shape w14:anchorId="1F90351A" id="Straight Arrow Connector 43" o:spid="_x0000_s1026" type="#_x0000_t32" style="position:absolute;margin-left:-29.85pt;margin-top:26.25pt;width:16.5pt;height:0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" strokecolor="#4579b8 [3044]">
                  <v:stroke endarrow="block"/>
                </v:shape>
              </w:pict>
            </mc:Fallback>
          </mc:AlternateContent>
        </w:r>
        <w:r w:rsidRPr="00C221EB" w:rsidDel="00396B82">
          <w:rPr>
            <w:rFonts w:asciiTheme="minorHAnsi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8752" behindDoc="0" locked="0" layoutInCell="0" allowOverlap="1" wp14:anchorId="7E855741" wp14:editId="5C7165DB">
                  <wp:simplePos x="0" y="0"/>
                  <wp:positionH relativeFrom="leftMargin">
                    <wp:align>right</wp:align>
                  </wp:positionH>
                  <wp:positionV relativeFrom="paragraph">
                    <wp:posOffset>219075</wp:posOffset>
                  </wp:positionV>
                  <wp:extent cx="460375" cy="1733550"/>
                  <wp:effectExtent l="0" t="0" r="0" b="0"/>
                  <wp:wrapNone/>
                  <wp:docPr id="29" name="Text Box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0375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B1092" w:rsidRDefault="00EB1092"/>
                            <w:p w:rsidR="00EB1092" w:rsidRDefault="00BA0759">
                              <w:r>
                                <w:t xml:space="preserve">  V</w:t>
                              </w:r>
                            </w:p>
                            <w:p w:rsidR="00EB1092" w:rsidRDefault="00BA0759">
                              <w:r>
                                <w:t>(m/s)</w:t>
                              </w:r>
                            </w:p>
                            <w:p w:rsidR="00EB1092" w:rsidRDefault="00EB1092"/>
                            <w:p w:rsidR="00EB1092" w:rsidRDefault="00BA0759">
                              <w:r>
                                <w:t>[E]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7E855741" id="Text Box 34" o:spid="_x0000_s1034" type="#_x0000_t202" style="position:absolute;margin-left:-14.95pt;margin-top:17.25pt;width:36.25pt;height:136.5pt;z-index:25165875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" o:allowincell="f" filled="f" stroked="f">
                  <v:textbox>
                    <w:txbxContent>
                      <w:p w:rsidR="00EB1092" w:rsidRDefault="00EB1092"/>
                      <w:p w:rsidR="00EB1092" w:rsidRDefault="00BA0759">
                        <w:r>
                          <w:t xml:space="preserve">  V</w:t>
                        </w:r>
                      </w:p>
                      <w:p w:rsidR="00EB1092" w:rsidRDefault="00BA0759">
                        <w:r>
                          <w:t>(m/s)</w:t>
                        </w:r>
                      </w:p>
                      <w:p w:rsidR="00EB1092" w:rsidRDefault="00EB1092"/>
                      <w:p w:rsidR="00EB1092" w:rsidRDefault="00BA0759">
                        <w:r>
                          <w:t>[E]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Pr="00C221EB" w:rsidDel="00396B82">
          <w:rPr>
            <w:rFonts w:asciiTheme="minorHAnsi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71040" behindDoc="0" locked="0" layoutInCell="0" allowOverlap="1" wp14:anchorId="055D5C1A" wp14:editId="69A3073E">
                  <wp:simplePos x="0" y="0"/>
                  <wp:positionH relativeFrom="leftMargin">
                    <wp:posOffset>677545</wp:posOffset>
                  </wp:positionH>
                  <wp:positionV relativeFrom="paragraph">
                    <wp:posOffset>93980</wp:posOffset>
                  </wp:positionV>
                  <wp:extent cx="330200" cy="2070100"/>
                  <wp:effectExtent l="0" t="0" r="0" b="6350"/>
                  <wp:wrapNone/>
                  <wp:docPr id="31" name="Text Box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30200" cy="207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B1092" w:rsidRDefault="00BA0759">
                              <w:pPr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   8</w:t>
                              </w:r>
                            </w:p>
                            <w:p w:rsidR="00EB1092" w:rsidRDefault="00EB1092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:rsidR="00EB1092" w:rsidRDefault="00EB1092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:rsidR="00EB1092" w:rsidRDefault="00BA0759">
                              <w:pPr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  <w:p w:rsidR="00EB1092" w:rsidRDefault="00EB1092">
                              <w:pPr>
                                <w:jc w:val="right"/>
                                <w:rPr>
                                  <w:sz w:val="18"/>
                                </w:rPr>
                              </w:pPr>
                            </w:p>
                            <w:p w:rsidR="00EB1092" w:rsidRDefault="00EB1092">
                              <w:pPr>
                                <w:jc w:val="right"/>
                                <w:rPr>
                                  <w:sz w:val="18"/>
                                </w:rPr>
                              </w:pPr>
                            </w:p>
                            <w:p w:rsidR="00EB1092" w:rsidRDefault="00BA0759">
                              <w:pPr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  <w:p w:rsidR="00EB1092" w:rsidRDefault="00EB1092">
                              <w:pPr>
                                <w:jc w:val="right"/>
                                <w:rPr>
                                  <w:sz w:val="18"/>
                                </w:rPr>
                              </w:pPr>
                            </w:p>
                            <w:p w:rsidR="00EB1092" w:rsidRDefault="00EB1092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:rsidR="00EB1092" w:rsidRDefault="00BA0759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-4</w:t>
                              </w:r>
                            </w:p>
                            <w:p w:rsidR="00EB1092" w:rsidRDefault="00EB1092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:rsidR="00EB1092" w:rsidRDefault="00EB1092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:rsidR="00EB1092" w:rsidRDefault="00BA0759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-8</w:t>
                              </w:r>
                            </w:p>
                            <w:p w:rsidR="00EB1092" w:rsidRDefault="00EB1092">
                              <w:pPr>
                                <w:jc w:val="right"/>
                                <w:rPr>
                                  <w:sz w:val="18"/>
                                </w:rPr>
                              </w:pPr>
                            </w:p>
                            <w:p w:rsidR="00EB1092" w:rsidRDefault="00EB1092">
                              <w:pPr>
                                <w:jc w:val="righ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055D5C1A" id="Text Box 47" o:spid="_x0000_s1035" type="#_x0000_t202" style="position:absolute;margin-left:53.35pt;margin-top:7.4pt;width:26pt;height:163pt;z-index:2516710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" o:allowincell="f" filled="f" stroked="f">
                  <v:textbox>
                    <w:txbxContent>
                      <w:p w:rsidR="00EB1092" w:rsidRDefault="00BA0759">
                        <w:pPr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   8</w:t>
                        </w:r>
                      </w:p>
                      <w:p w:rsidR="00EB1092" w:rsidRDefault="00EB1092">
                        <w:pPr>
                          <w:jc w:val="center"/>
                          <w:rPr>
                            <w:sz w:val="18"/>
                          </w:rPr>
                        </w:pPr>
                      </w:p>
                      <w:p w:rsidR="00EB1092" w:rsidRDefault="00EB1092">
                        <w:pPr>
                          <w:jc w:val="center"/>
                          <w:rPr>
                            <w:sz w:val="18"/>
                          </w:rPr>
                        </w:pPr>
                      </w:p>
                      <w:p w:rsidR="00EB1092" w:rsidRDefault="00BA0759">
                        <w:pPr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  <w:p w:rsidR="00EB1092" w:rsidRDefault="00EB1092">
                        <w:pPr>
                          <w:jc w:val="right"/>
                          <w:rPr>
                            <w:sz w:val="18"/>
                          </w:rPr>
                        </w:pPr>
                      </w:p>
                      <w:p w:rsidR="00EB1092" w:rsidRDefault="00EB1092">
                        <w:pPr>
                          <w:jc w:val="right"/>
                          <w:rPr>
                            <w:sz w:val="18"/>
                          </w:rPr>
                        </w:pPr>
                      </w:p>
                      <w:p w:rsidR="00EB1092" w:rsidRDefault="00BA0759">
                        <w:pPr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  <w:p w:rsidR="00EB1092" w:rsidRDefault="00EB1092">
                        <w:pPr>
                          <w:jc w:val="right"/>
                          <w:rPr>
                            <w:sz w:val="18"/>
                          </w:rPr>
                        </w:pPr>
                      </w:p>
                      <w:p w:rsidR="00EB1092" w:rsidRDefault="00EB1092">
                        <w:pPr>
                          <w:rPr>
                            <w:sz w:val="18"/>
                          </w:rPr>
                        </w:pPr>
                      </w:p>
                      <w:p w:rsidR="00EB1092" w:rsidRDefault="00BA0759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-4</w:t>
                        </w:r>
                      </w:p>
                      <w:p w:rsidR="00EB1092" w:rsidRDefault="00EB1092">
                        <w:pPr>
                          <w:rPr>
                            <w:sz w:val="18"/>
                          </w:rPr>
                        </w:pPr>
                      </w:p>
                      <w:p w:rsidR="00EB1092" w:rsidRDefault="00EB1092">
                        <w:pPr>
                          <w:rPr>
                            <w:sz w:val="18"/>
                          </w:rPr>
                        </w:pPr>
                      </w:p>
                      <w:p w:rsidR="00EB1092" w:rsidRDefault="00BA0759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-8</w:t>
                        </w:r>
                      </w:p>
                      <w:p w:rsidR="00EB1092" w:rsidRDefault="00EB1092">
                        <w:pPr>
                          <w:jc w:val="right"/>
                          <w:rPr>
                            <w:sz w:val="18"/>
                          </w:rPr>
                        </w:pPr>
                      </w:p>
                      <w:p w:rsidR="00EB1092" w:rsidRDefault="00EB1092">
                        <w:pPr>
                          <w:jc w:val="right"/>
                          <w:rPr>
                            <w:sz w:val="18"/>
                          </w:rPr>
                        </w:pPr>
                      </w:p>
                    </w:txbxContent>
                  </v:textbox>
                  <w10:wrap anchorx="margin"/>
                </v:shape>
              </w:pict>
            </mc:Fallback>
          </mc:AlternateContent>
        </w:r>
      </w:del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 w:rsidRPr="00C221EB" w:rsidDel="00396B82" w:rsidTr="009A6125">
        <w:trPr>
          <w:trHeight w:val="278"/>
          <w:del w:id="231" w:author="Ryan, Linda" w:date="2017-09-21T09:03:00Z"/>
        </w:trPr>
        <w:tc>
          <w:tcPr>
            <w:tcW w:w="474" w:type="dxa"/>
          </w:tcPr>
          <w:p w:rsidR="00775856" w:rsidRPr="00C221EB" w:rsidDel="00396B82" w:rsidRDefault="00775856">
            <w:pPr>
              <w:rPr>
                <w:del w:id="232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33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34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35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36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37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38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620BB9">
            <w:pPr>
              <w:rPr>
                <w:del w:id="239" w:author="Ryan, Linda" w:date="2017-09-21T09:03:00Z"/>
                <w:rFonts w:asciiTheme="minorHAnsi" w:hAnsiTheme="minorHAnsi"/>
                <w:sz w:val="22"/>
              </w:rPr>
            </w:pPr>
            <w:del w:id="240" w:author="Ryan, Linda" w:date="2017-09-21T09:03:00Z">
              <w:r w:rsidRPr="00C221EB" w:rsidDel="00396B82">
                <w:rPr>
                  <w:rFonts w:asciiTheme="minorHAnsi" w:hAnsiTheme="minorHAnsi"/>
                  <w:noProof/>
                  <w:sz w:val="22"/>
                </w:rPr>
                <mc:AlternateContent>
                  <mc:Choice Requires="wps">
                    <w:drawing>
                      <wp:anchor distT="0" distB="0" distL="114300" distR="114300" simplePos="0" relativeHeight="251660800" behindDoc="0" locked="0" layoutInCell="1" allowOverlap="1" wp14:anchorId="2E59BF66" wp14:editId="441078C8">
                        <wp:simplePos x="0" y="0"/>
                        <wp:positionH relativeFrom="column">
                          <wp:posOffset>-969010</wp:posOffset>
                        </wp:positionH>
                        <wp:positionV relativeFrom="paragraph">
                          <wp:posOffset>172084</wp:posOffset>
                        </wp:positionV>
                        <wp:extent cx="1209675" cy="0"/>
                        <wp:effectExtent l="0" t="19050" r="28575" b="19050"/>
                        <wp:wrapNone/>
                        <wp:docPr id="27" name="Line 36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20967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line w14:anchorId="302165B5" id="Line 36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6.3pt,13.55pt" to="18.9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" strokeweight="3pt"/>
                    </w:pict>
                  </mc:Fallback>
                </mc:AlternateContent>
              </w:r>
            </w:del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41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Del="00396B82" w:rsidRDefault="00775856">
            <w:pPr>
              <w:rPr>
                <w:del w:id="242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43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44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45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46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47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48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49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50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51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Del="00396B82" w:rsidRDefault="00775856">
            <w:pPr>
              <w:rPr>
                <w:del w:id="252" w:author="Ryan, Linda" w:date="2017-09-21T09:03:00Z"/>
                <w:rFonts w:asciiTheme="minorHAnsi" w:hAnsiTheme="minorHAnsi"/>
                <w:sz w:val="22"/>
              </w:rPr>
            </w:pPr>
          </w:p>
        </w:tc>
      </w:tr>
      <w:tr w:rsidR="00775856" w:rsidRPr="00C221EB" w:rsidDel="00396B82">
        <w:trPr>
          <w:trHeight w:val="300"/>
          <w:del w:id="253" w:author="Ryan, Linda" w:date="2017-09-21T09:03:00Z"/>
        </w:trPr>
        <w:tc>
          <w:tcPr>
            <w:tcW w:w="474" w:type="dxa"/>
          </w:tcPr>
          <w:p w:rsidR="00775856" w:rsidRPr="00C221EB" w:rsidDel="00396B82" w:rsidRDefault="00775856">
            <w:pPr>
              <w:rPr>
                <w:del w:id="254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55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56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57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58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59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60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61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62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Del="00396B82" w:rsidRDefault="00775856">
            <w:pPr>
              <w:rPr>
                <w:del w:id="263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64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CE7D3E">
            <w:pPr>
              <w:rPr>
                <w:del w:id="265" w:author="Ryan, Linda" w:date="2017-09-21T09:03:00Z"/>
                <w:rFonts w:asciiTheme="minorHAnsi" w:hAnsiTheme="minorHAnsi"/>
                <w:sz w:val="22"/>
              </w:rPr>
            </w:pPr>
            <w:del w:id="266" w:author="Ryan, Linda" w:date="2017-09-21T09:03:00Z">
              <w:r w:rsidDel="00396B82">
                <w:rPr>
                  <w:rFonts w:asciiTheme="minorHAnsi" w:hAnsiTheme="minorHAnsi"/>
                  <w:noProof/>
                  <w:sz w:val="22"/>
                </w:rPr>
                <mc:AlternateContent>
                  <mc:Choice Requires="wps">
                    <w:drawing>
                      <wp:anchor distT="0" distB="0" distL="114300" distR="114300" simplePos="0" relativeHeight="251709952" behindDoc="0" locked="0" layoutInCell="1" allowOverlap="1" wp14:anchorId="46F66A7F" wp14:editId="76605BCE">
                        <wp:simplePos x="0" y="0"/>
                        <wp:positionH relativeFrom="column">
                          <wp:posOffset>-963929</wp:posOffset>
                        </wp:positionH>
                        <wp:positionV relativeFrom="paragraph">
                          <wp:posOffset>8255</wp:posOffset>
                        </wp:positionV>
                        <wp:extent cx="3619500" cy="1514475"/>
                        <wp:effectExtent l="19050" t="19050" r="19050" b="28575"/>
                        <wp:wrapNone/>
                        <wp:docPr id="46" name="Straight Connector 46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/>
                              <wps:spPr>
                                <a:xfrm>
                                  <a:off x="0" y="0"/>
                                  <a:ext cx="3619500" cy="1514475"/>
                                </a:xfrm>
                                <a:prstGeom prst="line">
                                  <a:avLst/>
                                </a:prstGeom>
                                <a:ln w="349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line w14:anchorId="462EC6FF" id="Straight Connector 46" o:spid="_x0000_s1026" style="position:absolute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5.9pt,.65pt" to="209.1pt,1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" strokecolor="black [3213]" strokeweight="2.75pt"/>
                    </w:pict>
                  </mc:Fallback>
                </mc:AlternateContent>
              </w:r>
            </w:del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67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68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69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70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71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72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73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Del="00396B82" w:rsidRDefault="00775856">
            <w:pPr>
              <w:rPr>
                <w:del w:id="274" w:author="Ryan, Linda" w:date="2017-09-21T09:03:00Z"/>
                <w:rFonts w:asciiTheme="minorHAnsi" w:hAnsiTheme="minorHAnsi"/>
                <w:sz w:val="22"/>
              </w:rPr>
            </w:pPr>
          </w:p>
        </w:tc>
      </w:tr>
      <w:tr w:rsidR="00775856" w:rsidRPr="00C221EB" w:rsidDel="00396B82">
        <w:trPr>
          <w:trHeight w:val="300"/>
          <w:del w:id="275" w:author="Ryan, Linda" w:date="2017-09-21T09:03:00Z"/>
        </w:trPr>
        <w:tc>
          <w:tcPr>
            <w:tcW w:w="474" w:type="dxa"/>
          </w:tcPr>
          <w:p w:rsidR="00775856" w:rsidRPr="00C221EB" w:rsidDel="00396B82" w:rsidRDefault="00775856">
            <w:pPr>
              <w:rPr>
                <w:del w:id="276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77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78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79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8C1A8C">
            <w:pPr>
              <w:rPr>
                <w:del w:id="280" w:author="Ryan, Linda" w:date="2017-09-21T09:03:00Z"/>
                <w:rFonts w:asciiTheme="minorHAnsi" w:hAnsiTheme="minorHAnsi"/>
                <w:sz w:val="22"/>
              </w:rPr>
            </w:pPr>
            <w:del w:id="281" w:author="Ryan, Linda" w:date="2017-09-21T09:03:00Z">
              <w:r w:rsidRPr="00C221EB" w:rsidDel="00396B82">
                <w:rPr>
                  <w:rFonts w:asciiTheme="minorHAnsi" w:hAnsiTheme="minorHAnsi"/>
                  <w:noProof/>
                  <w:sz w:val="22"/>
                </w:rPr>
                <mc:AlternateContent>
                  <mc:Choice Requires="wps">
                    <w:drawing>
                      <wp:anchor distT="0" distB="0" distL="114300" distR="114300" simplePos="0" relativeHeight="251655680" behindDoc="0" locked="0" layoutInCell="1" allowOverlap="1" wp14:anchorId="69AEED96" wp14:editId="76DD8827">
                        <wp:simplePos x="0" y="0"/>
                        <wp:positionH relativeFrom="column">
                          <wp:posOffset>-1275715</wp:posOffset>
                        </wp:positionH>
                        <wp:positionV relativeFrom="paragraph">
                          <wp:posOffset>-188595</wp:posOffset>
                        </wp:positionV>
                        <wp:extent cx="1209675" cy="714375"/>
                        <wp:effectExtent l="19050" t="19050" r="28575" b="28575"/>
                        <wp:wrapNone/>
                        <wp:docPr id="28" name="Line 3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0" y="0"/>
                                  <a:ext cx="1209675" cy="7143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line w14:anchorId="1712B985" id="Line 3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0.45pt,-14.85pt" to="-5.2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" strokeweight="3pt"/>
                    </w:pict>
                  </mc:Fallback>
                </mc:AlternateContent>
              </w:r>
            </w:del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82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83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84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85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Del="00396B82" w:rsidRDefault="00775856">
            <w:pPr>
              <w:rPr>
                <w:del w:id="286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87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88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89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90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91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92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93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94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95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Del="00396B82" w:rsidRDefault="00775856">
            <w:pPr>
              <w:rPr>
                <w:del w:id="296" w:author="Ryan, Linda" w:date="2017-09-21T09:03:00Z"/>
                <w:rFonts w:asciiTheme="minorHAnsi" w:hAnsiTheme="minorHAnsi"/>
                <w:sz w:val="22"/>
              </w:rPr>
            </w:pPr>
          </w:p>
        </w:tc>
      </w:tr>
      <w:tr w:rsidR="00775856" w:rsidRPr="00C221EB" w:rsidDel="00396B82">
        <w:trPr>
          <w:trHeight w:val="300"/>
          <w:del w:id="297" w:author="Ryan, Linda" w:date="2017-09-21T09:03:00Z"/>
        </w:trPr>
        <w:tc>
          <w:tcPr>
            <w:tcW w:w="474" w:type="dxa"/>
          </w:tcPr>
          <w:p w:rsidR="00775856" w:rsidRPr="00C221EB" w:rsidDel="00396B82" w:rsidRDefault="00775856">
            <w:pPr>
              <w:rPr>
                <w:del w:id="298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299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00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01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02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03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04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05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06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Del="00396B82" w:rsidRDefault="00775856">
            <w:pPr>
              <w:rPr>
                <w:del w:id="307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08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09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10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11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12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13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14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15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16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Del="00396B82" w:rsidRDefault="00775856">
            <w:pPr>
              <w:rPr>
                <w:del w:id="317" w:author="Ryan, Linda" w:date="2017-09-21T09:03:00Z"/>
                <w:rFonts w:asciiTheme="minorHAnsi" w:hAnsiTheme="minorHAnsi"/>
                <w:sz w:val="22"/>
              </w:rPr>
            </w:pPr>
          </w:p>
        </w:tc>
      </w:tr>
      <w:tr w:rsidR="00775856" w:rsidRPr="00C221EB" w:rsidDel="00396B82">
        <w:trPr>
          <w:trHeight w:val="152"/>
          <w:del w:id="318" w:author="Ryan, Linda" w:date="2017-09-21T09:03:00Z"/>
        </w:trPr>
        <w:tc>
          <w:tcPr>
            <w:tcW w:w="474" w:type="dxa"/>
          </w:tcPr>
          <w:p w:rsidR="00775856" w:rsidRPr="00C221EB" w:rsidDel="00396B82" w:rsidRDefault="00775856">
            <w:pPr>
              <w:rPr>
                <w:del w:id="319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20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21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22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23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24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25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26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27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Del="00396B82" w:rsidRDefault="00775856">
            <w:pPr>
              <w:rPr>
                <w:del w:id="328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8C1A8C">
            <w:pPr>
              <w:rPr>
                <w:del w:id="329" w:author="Ryan, Linda" w:date="2017-09-21T09:03:00Z"/>
                <w:rFonts w:asciiTheme="minorHAnsi" w:hAnsiTheme="minorHAnsi"/>
                <w:sz w:val="22"/>
              </w:rPr>
            </w:pPr>
            <w:del w:id="330" w:author="Ryan, Linda" w:date="2017-09-21T09:03:00Z">
              <w:r w:rsidRPr="00C221EB" w:rsidDel="00396B82">
                <w:rPr>
                  <w:rFonts w:asciiTheme="minorHAnsi" w:hAnsiTheme="minorHAnsi"/>
                  <w:noProof/>
                  <w:position w:val="-12"/>
                  <w:sz w:val="22"/>
                </w:rPr>
                <mc:AlternateContent>
                  <mc:Choice Requires="wps">
                    <w:drawing>
                      <wp:anchor distT="0" distB="0" distL="114299" distR="114299" simplePos="0" relativeHeight="251665920" behindDoc="0" locked="0" layoutInCell="0" allowOverlap="1" wp14:anchorId="2BBD3941" wp14:editId="154A3A79">
                        <wp:simplePos x="0" y="0"/>
                        <wp:positionH relativeFrom="column">
                          <wp:posOffset>-62230</wp:posOffset>
                        </wp:positionH>
                        <wp:positionV relativeFrom="paragraph">
                          <wp:posOffset>172085</wp:posOffset>
                        </wp:positionV>
                        <wp:extent cx="0" cy="215900"/>
                        <wp:effectExtent l="0" t="0" r="19050" b="31750"/>
                        <wp:wrapNone/>
                        <wp:docPr id="24" name="Line 4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0" y="0"/>
                                  <a:ext cx="0" cy="2159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line w14:anchorId="627D53B9" id="Line 42" o:spid="_x0000_s1026" style="position:absolute;flip:x;z-index:2516659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4.9pt,13.55pt" to="-4.9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" o:allowincell="f" strokeweight="2pt"/>
                    </w:pict>
                  </mc:Fallback>
                </mc:AlternateContent>
              </w:r>
            </w:del>
          </w:p>
        </w:tc>
        <w:tc>
          <w:tcPr>
            <w:tcW w:w="474" w:type="dxa"/>
          </w:tcPr>
          <w:p w:rsidR="00775856" w:rsidRPr="00C221EB" w:rsidDel="00396B82" w:rsidRDefault="008C1A8C">
            <w:pPr>
              <w:rPr>
                <w:del w:id="331" w:author="Ryan, Linda" w:date="2017-09-21T09:03:00Z"/>
                <w:rFonts w:asciiTheme="minorHAnsi" w:hAnsiTheme="minorHAnsi"/>
                <w:sz w:val="22"/>
              </w:rPr>
            </w:pPr>
            <w:del w:id="332" w:author="Ryan, Linda" w:date="2017-09-21T09:03:00Z">
              <w:r w:rsidRPr="00C221EB" w:rsidDel="00396B82">
                <w:rPr>
                  <w:rFonts w:asciiTheme="minorHAnsi" w:hAnsiTheme="minorHAnsi"/>
                  <w:noProof/>
                  <w:position w:val="-12"/>
                  <w:sz w:val="22"/>
                </w:rPr>
                <mc:AlternateContent>
                  <mc:Choice Requires="wps">
                    <w:drawing>
                      <wp:anchor distT="0" distB="0" distL="114299" distR="114299" simplePos="0" relativeHeight="251666944" behindDoc="0" locked="0" layoutInCell="0" allowOverlap="1" wp14:anchorId="5BB1EED9" wp14:editId="5424F231">
                        <wp:simplePos x="0" y="0"/>
                        <wp:positionH relativeFrom="column">
                          <wp:posOffset>236855</wp:posOffset>
                        </wp:positionH>
                        <wp:positionV relativeFrom="paragraph">
                          <wp:posOffset>176530</wp:posOffset>
                        </wp:positionV>
                        <wp:extent cx="0" cy="215900"/>
                        <wp:effectExtent l="0" t="0" r="19050" b="31750"/>
                        <wp:wrapNone/>
                        <wp:docPr id="19" name="Line 4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0" y="0"/>
                                  <a:ext cx="0" cy="2159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line w14:anchorId="3F736D30" id="Line 43" o:spid="_x0000_s1026" style="position:absolute;flip:x;z-index:2516669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.65pt,13.9pt" to="18.65pt,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" o:allowincell="f" strokeweight="2pt"/>
                    </w:pict>
                  </mc:Fallback>
                </mc:AlternateContent>
              </w:r>
            </w:del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33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34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35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8C1A8C">
            <w:pPr>
              <w:rPr>
                <w:del w:id="336" w:author="Ryan, Linda" w:date="2017-09-21T09:03:00Z"/>
                <w:rFonts w:asciiTheme="minorHAnsi" w:hAnsiTheme="minorHAnsi"/>
                <w:sz w:val="22"/>
              </w:rPr>
            </w:pPr>
            <w:del w:id="337" w:author="Ryan, Linda" w:date="2017-09-21T09:03:00Z">
              <w:r w:rsidRPr="00C221EB" w:rsidDel="00396B82">
                <w:rPr>
                  <w:rFonts w:asciiTheme="minorHAnsi" w:hAnsiTheme="minorHAnsi"/>
                  <w:noProof/>
                  <w:position w:val="-12"/>
                  <w:sz w:val="22"/>
                </w:rPr>
                <mc:AlternateContent>
                  <mc:Choice Requires="wps">
                    <w:drawing>
                      <wp:anchor distT="0" distB="0" distL="114299" distR="114299" simplePos="0" relativeHeight="251668992" behindDoc="0" locked="0" layoutInCell="0" allowOverlap="1" wp14:anchorId="286C2934" wp14:editId="58757CD7">
                        <wp:simplePos x="0" y="0"/>
                        <wp:positionH relativeFrom="column">
                          <wp:posOffset>223520</wp:posOffset>
                        </wp:positionH>
                        <wp:positionV relativeFrom="paragraph">
                          <wp:posOffset>172085</wp:posOffset>
                        </wp:positionV>
                        <wp:extent cx="0" cy="215900"/>
                        <wp:effectExtent l="0" t="0" r="19050" b="31750"/>
                        <wp:wrapNone/>
                        <wp:docPr id="25" name="Line 4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0" y="0"/>
                                  <a:ext cx="0" cy="2159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line w14:anchorId="3BC4FF9E" id="Line 45" o:spid="_x0000_s1026" style="position:absolute;flip:x;z-index:2516689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7.6pt,13.55pt" to="17.6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" o:allowincell="f" strokeweight="2pt"/>
                    </w:pict>
                  </mc:Fallback>
                </mc:AlternateContent>
              </w:r>
            </w:del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38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39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40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Del="00396B82" w:rsidRDefault="008C1A8C">
            <w:pPr>
              <w:rPr>
                <w:del w:id="341" w:author="Ryan, Linda" w:date="2017-09-21T09:03:00Z"/>
                <w:rFonts w:asciiTheme="minorHAnsi" w:hAnsiTheme="minorHAnsi"/>
                <w:sz w:val="22"/>
              </w:rPr>
            </w:pPr>
            <w:del w:id="342" w:author="Ryan, Linda" w:date="2017-09-21T09:03:00Z">
              <w:r w:rsidRPr="00C221EB" w:rsidDel="00396B82">
                <w:rPr>
                  <w:rFonts w:asciiTheme="minorHAnsi" w:hAnsiTheme="minorHAnsi"/>
                  <w:noProof/>
                  <w:position w:val="-12"/>
                  <w:sz w:val="22"/>
                </w:rPr>
                <mc:AlternateContent>
                  <mc:Choice Requires="wps">
                    <w:drawing>
                      <wp:anchor distT="0" distB="0" distL="114300" distR="114300" simplePos="0" relativeHeight="251657728" behindDoc="0" locked="0" layoutInCell="0" allowOverlap="1" wp14:anchorId="2E4332DA" wp14:editId="63029A81">
                        <wp:simplePos x="0" y="0"/>
                        <wp:positionH relativeFrom="column">
                          <wp:posOffset>213995</wp:posOffset>
                        </wp:positionH>
                        <wp:positionV relativeFrom="paragraph">
                          <wp:posOffset>177165</wp:posOffset>
                        </wp:positionV>
                        <wp:extent cx="3175" cy="215900"/>
                        <wp:effectExtent l="0" t="0" r="34925" b="31750"/>
                        <wp:wrapNone/>
                        <wp:docPr id="14" name="Line 3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3175" cy="2159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line w14:anchorId="7A5D7E4F" id="Line 3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85pt,13.95pt" to="17.1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" o:allowincell="f" strokeweight="2pt"/>
                    </w:pict>
                  </mc:Fallback>
                </mc:AlternateContent>
              </w:r>
            </w:del>
          </w:p>
        </w:tc>
      </w:tr>
      <w:tr w:rsidR="00775856" w:rsidRPr="00C221EB" w:rsidDel="00396B82">
        <w:trPr>
          <w:trHeight w:val="300"/>
          <w:del w:id="343" w:author="Ryan, Linda" w:date="2017-09-21T09:03:00Z"/>
        </w:trPr>
        <w:tc>
          <w:tcPr>
            <w:tcW w:w="474" w:type="dxa"/>
          </w:tcPr>
          <w:p w:rsidR="00775856" w:rsidRPr="00C221EB" w:rsidDel="00396B82" w:rsidRDefault="002A2D8B">
            <w:pPr>
              <w:rPr>
                <w:del w:id="344" w:author="Ryan, Linda" w:date="2017-09-21T09:03:00Z"/>
                <w:rFonts w:asciiTheme="minorHAnsi" w:hAnsiTheme="minorHAnsi"/>
                <w:position w:val="-12"/>
                <w:sz w:val="22"/>
              </w:rPr>
            </w:pPr>
            <w:del w:id="345" w:author="Ryan, Linda" w:date="2017-09-21T09:03:00Z">
              <w:r w:rsidRPr="00C221EB" w:rsidDel="00396B82">
                <w:rPr>
                  <w:rFonts w:asciiTheme="minorHAnsi" w:hAnsiTheme="minorHAnsi"/>
                  <w:noProof/>
                  <w:sz w:val="22"/>
                </w:rPr>
                <mc:AlternateContent>
                  <mc:Choice Requires="wps">
                    <w:drawing>
                      <wp:anchor distT="0" distB="0" distL="114300" distR="114300" simplePos="0" relativeHeight="251656704" behindDoc="0" locked="0" layoutInCell="0" allowOverlap="1" wp14:anchorId="75EE2160" wp14:editId="4B8349E6">
                        <wp:simplePos x="0" y="0"/>
                        <wp:positionH relativeFrom="column">
                          <wp:posOffset>261620</wp:posOffset>
                        </wp:positionH>
                        <wp:positionV relativeFrom="paragraph">
                          <wp:posOffset>8890</wp:posOffset>
                        </wp:positionV>
                        <wp:extent cx="6076950" cy="6350"/>
                        <wp:effectExtent l="19050" t="19050" r="19050" b="31750"/>
                        <wp:wrapNone/>
                        <wp:docPr id="15" name="Line 3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6076950" cy="63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line w14:anchorId="468401B3" id="Line 3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.6pt,.7pt" to="499.1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" o:allowincell="f" strokeweight="3pt"/>
                    </w:pict>
                  </mc:Fallback>
                </mc:AlternateContent>
              </w:r>
              <w:r w:rsidR="00BA0759" w:rsidRPr="00C221EB" w:rsidDel="00396B82">
                <w:rPr>
                  <w:rFonts w:asciiTheme="minorHAnsi" w:hAnsiTheme="minorHAnsi"/>
                  <w:position w:val="-12"/>
                  <w:sz w:val="22"/>
                </w:rPr>
                <w:delText xml:space="preserve">    </w:delText>
              </w:r>
            </w:del>
          </w:p>
        </w:tc>
        <w:tc>
          <w:tcPr>
            <w:tcW w:w="474" w:type="dxa"/>
          </w:tcPr>
          <w:p w:rsidR="00775856" w:rsidRPr="00C221EB" w:rsidDel="00396B82" w:rsidRDefault="008C1A8C">
            <w:pPr>
              <w:rPr>
                <w:del w:id="346" w:author="Ryan, Linda" w:date="2017-09-21T09:03:00Z"/>
                <w:rFonts w:asciiTheme="minorHAnsi" w:hAnsiTheme="minorHAnsi"/>
                <w:position w:val="-12"/>
                <w:sz w:val="18"/>
              </w:rPr>
            </w:pPr>
            <w:del w:id="347" w:author="Ryan, Linda" w:date="2017-09-21T09:03:00Z">
              <w:r w:rsidRPr="00C221EB" w:rsidDel="00396B82">
                <w:rPr>
                  <w:rFonts w:asciiTheme="minorHAnsi" w:hAnsiTheme="minorHAnsi"/>
                  <w:noProof/>
                  <w:position w:val="-12"/>
                  <w:sz w:val="22"/>
                </w:rPr>
                <mc:AlternateContent>
                  <mc:Choice Requires="wps">
                    <w:drawing>
                      <wp:anchor distT="0" distB="0" distL="114299" distR="114299" simplePos="0" relativeHeight="251664896" behindDoc="0" locked="0" layoutInCell="0" allowOverlap="1" wp14:anchorId="06B6D74C" wp14:editId="2F6E30D0">
                        <wp:simplePos x="0" y="0"/>
                        <wp:positionH relativeFrom="column">
                          <wp:posOffset>227965</wp:posOffset>
                        </wp:positionH>
                        <wp:positionV relativeFrom="paragraph">
                          <wp:posOffset>9525</wp:posOffset>
                        </wp:positionV>
                        <wp:extent cx="0" cy="215900"/>
                        <wp:effectExtent l="0" t="0" r="19050" b="31750"/>
                        <wp:wrapNone/>
                        <wp:docPr id="18" name="Line 4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0" y="0"/>
                                  <a:ext cx="0" cy="2159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line w14:anchorId="17C2A323" id="Line 41" o:spid="_x0000_s1026" style="position:absolute;flip:x;z-index:2516648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7.95pt,.75pt" to="17.9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" o:allowincell="f" strokeweight="2pt"/>
                    </w:pict>
                  </mc:Fallback>
                </mc:AlternateContent>
              </w:r>
            </w:del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48" w:author="Ryan, Linda" w:date="2017-09-21T09:03:00Z"/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8C1A8C">
            <w:pPr>
              <w:rPr>
                <w:del w:id="349" w:author="Ryan, Linda" w:date="2017-09-21T09:03:00Z"/>
                <w:rFonts w:asciiTheme="minorHAnsi" w:hAnsiTheme="minorHAnsi"/>
                <w:position w:val="-12"/>
                <w:sz w:val="18"/>
              </w:rPr>
            </w:pPr>
            <w:del w:id="350" w:author="Ryan, Linda" w:date="2017-09-21T09:03:00Z">
              <w:r w:rsidRPr="00C221EB" w:rsidDel="00396B82">
                <w:rPr>
                  <w:rFonts w:asciiTheme="minorHAnsi" w:hAnsiTheme="minorHAnsi"/>
                  <w:noProof/>
                  <w:position w:val="-12"/>
                  <w:sz w:val="22"/>
                </w:rPr>
                <mc:AlternateContent>
                  <mc:Choice Requires="wps">
                    <w:drawing>
                      <wp:anchor distT="0" distB="0" distL="114299" distR="114299" simplePos="0" relativeHeight="251663872" behindDoc="0" locked="0" layoutInCell="0" allowOverlap="1" wp14:anchorId="315369DD" wp14:editId="68111601">
                        <wp:simplePos x="0" y="0"/>
                        <wp:positionH relativeFrom="column">
                          <wp:posOffset>226060</wp:posOffset>
                        </wp:positionH>
                        <wp:positionV relativeFrom="paragraph">
                          <wp:posOffset>0</wp:posOffset>
                        </wp:positionV>
                        <wp:extent cx="0" cy="215900"/>
                        <wp:effectExtent l="0" t="0" r="19050" b="31750"/>
                        <wp:wrapNone/>
                        <wp:docPr id="17" name="Line 4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0" y="0"/>
                                  <a:ext cx="0" cy="2159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line w14:anchorId="0317D650" id="Line 40" o:spid="_x0000_s1026" style="position:absolute;flip:x;z-index:2516638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7.8pt,0" to="17.8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" o:allowincell="f" strokeweight="2pt"/>
                    </w:pict>
                  </mc:Fallback>
                </mc:AlternateContent>
              </w:r>
            </w:del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51" w:author="Ryan, Linda" w:date="2017-09-21T09:03:00Z"/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52" w:author="Ryan, Linda" w:date="2017-09-21T09:03:00Z"/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Pr="00C221EB" w:rsidDel="00396B82" w:rsidRDefault="008C1A8C">
            <w:pPr>
              <w:rPr>
                <w:del w:id="353" w:author="Ryan, Linda" w:date="2017-09-21T09:03:00Z"/>
                <w:rFonts w:asciiTheme="minorHAnsi" w:hAnsiTheme="minorHAnsi"/>
                <w:position w:val="-12"/>
                <w:sz w:val="18"/>
              </w:rPr>
            </w:pPr>
            <w:del w:id="354" w:author="Ryan, Linda" w:date="2017-09-21T09:03:00Z">
              <w:r w:rsidRPr="00C221EB" w:rsidDel="00396B82">
                <w:rPr>
                  <w:rFonts w:asciiTheme="minorHAnsi" w:hAnsiTheme="minorHAnsi"/>
                  <w:noProof/>
                  <w:position w:val="-12"/>
                  <w:sz w:val="22"/>
                </w:rPr>
                <mc:AlternateContent>
                  <mc:Choice Requires="wps">
                    <w:drawing>
                      <wp:anchor distT="0" distB="0" distL="114299" distR="114299" simplePos="0" relativeHeight="251662848" behindDoc="0" locked="0" layoutInCell="0" allowOverlap="1" wp14:anchorId="72861294" wp14:editId="1C83BF63">
                        <wp:simplePos x="0" y="0"/>
                        <wp:positionH relativeFrom="column">
                          <wp:posOffset>-67310</wp:posOffset>
                        </wp:positionH>
                        <wp:positionV relativeFrom="paragraph">
                          <wp:posOffset>-23495</wp:posOffset>
                        </wp:positionV>
                        <wp:extent cx="0" cy="215900"/>
                        <wp:effectExtent l="0" t="0" r="19050" b="31750"/>
                        <wp:wrapNone/>
                        <wp:docPr id="23" name="Line 3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0" y="0"/>
                                  <a:ext cx="0" cy="2159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line w14:anchorId="7CA04FC3" id="Line 39" o:spid="_x0000_s1026" style="position:absolute;flip:x;z-index:2516628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5.3pt,-1.85pt" to="-5.3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" o:allowincell="f" strokeweight="2pt"/>
                    </w:pict>
                  </mc:Fallback>
                </mc:AlternateContent>
              </w:r>
            </w:del>
          </w:p>
        </w:tc>
        <w:tc>
          <w:tcPr>
            <w:tcW w:w="474" w:type="dxa"/>
          </w:tcPr>
          <w:p w:rsidR="00775856" w:rsidRPr="00C221EB" w:rsidDel="00396B82" w:rsidRDefault="008C1A8C">
            <w:pPr>
              <w:rPr>
                <w:del w:id="355" w:author="Ryan, Linda" w:date="2017-09-21T09:03:00Z"/>
                <w:rFonts w:asciiTheme="minorHAnsi" w:hAnsiTheme="minorHAnsi"/>
                <w:position w:val="-12"/>
                <w:sz w:val="18"/>
              </w:rPr>
            </w:pPr>
            <w:del w:id="356" w:author="Ryan, Linda" w:date="2017-09-21T09:03:00Z">
              <w:r w:rsidRPr="00C221EB" w:rsidDel="00396B82">
                <w:rPr>
                  <w:rFonts w:asciiTheme="minorHAnsi" w:hAnsiTheme="minorHAnsi"/>
                  <w:noProof/>
                  <w:position w:val="-12"/>
                  <w:sz w:val="22"/>
                </w:rPr>
                <mc:AlternateContent>
                  <mc:Choice Requires="wps">
                    <w:drawing>
                      <wp:anchor distT="0" distB="0" distL="114299" distR="114299" simplePos="0" relativeHeight="251661824" behindDoc="0" locked="0" layoutInCell="0" allowOverlap="1" wp14:anchorId="05520A1E" wp14:editId="375AC983">
                        <wp:simplePos x="0" y="0"/>
                        <wp:positionH relativeFrom="column">
                          <wp:posOffset>231775</wp:posOffset>
                        </wp:positionH>
                        <wp:positionV relativeFrom="paragraph">
                          <wp:posOffset>-6350</wp:posOffset>
                        </wp:positionV>
                        <wp:extent cx="0" cy="215900"/>
                        <wp:effectExtent l="0" t="0" r="19050" b="31750"/>
                        <wp:wrapNone/>
                        <wp:docPr id="16" name="Line 38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0" y="0"/>
                                  <a:ext cx="0" cy="2159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line w14:anchorId="4BB7D83F" id="Line 38" o:spid="_x0000_s1026" style="position:absolute;flip:x;z-index:2516618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.25pt,-.5pt" to="18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" o:allowincell="f" strokeweight="2pt"/>
                    </w:pict>
                  </mc:Fallback>
                </mc:AlternateContent>
              </w:r>
            </w:del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57" w:author="Ryan, Linda" w:date="2017-09-21T09:03:00Z"/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5" w:type="dxa"/>
          </w:tcPr>
          <w:p w:rsidR="00775856" w:rsidRPr="00C221EB" w:rsidDel="00396B82" w:rsidRDefault="00775856">
            <w:pPr>
              <w:rPr>
                <w:del w:id="358" w:author="Ryan, Linda" w:date="2017-09-21T09:03:00Z"/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59" w:author="Ryan, Linda" w:date="2017-09-21T09:03:00Z"/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60" w:author="Ryan, Linda" w:date="2017-09-21T09:03:00Z"/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61" w:author="Ryan, Linda" w:date="2017-09-21T09:03:00Z"/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Pr="00C221EB" w:rsidDel="00396B82" w:rsidRDefault="008C1A8C">
            <w:pPr>
              <w:rPr>
                <w:del w:id="362" w:author="Ryan, Linda" w:date="2017-09-21T09:03:00Z"/>
                <w:rFonts w:asciiTheme="minorHAnsi" w:hAnsiTheme="minorHAnsi"/>
                <w:position w:val="-12"/>
                <w:sz w:val="18"/>
              </w:rPr>
            </w:pPr>
            <w:del w:id="363" w:author="Ryan, Linda" w:date="2017-09-21T09:03:00Z">
              <w:r w:rsidRPr="00C221EB" w:rsidDel="00396B82">
                <w:rPr>
                  <w:rFonts w:asciiTheme="minorHAnsi" w:hAnsiTheme="minorHAnsi"/>
                  <w:noProof/>
                  <w:position w:val="-12"/>
                  <w:sz w:val="22"/>
                </w:rPr>
                <mc:AlternateContent>
                  <mc:Choice Requires="wps">
                    <w:drawing>
                      <wp:anchor distT="0" distB="0" distL="114299" distR="114299" simplePos="0" relativeHeight="251667968" behindDoc="0" locked="0" layoutInCell="0" allowOverlap="1" wp14:anchorId="30F16B4D" wp14:editId="38AE321A">
                        <wp:simplePos x="0" y="0"/>
                        <wp:positionH relativeFrom="column">
                          <wp:posOffset>234950</wp:posOffset>
                        </wp:positionH>
                        <wp:positionV relativeFrom="paragraph">
                          <wp:posOffset>9525</wp:posOffset>
                        </wp:positionV>
                        <wp:extent cx="0" cy="215900"/>
                        <wp:effectExtent l="0" t="0" r="19050" b="31750"/>
                        <wp:wrapNone/>
                        <wp:docPr id="20" name="Line 4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0" y="0"/>
                                  <a:ext cx="0" cy="2159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line w14:anchorId="5870E7C9" id="Line 44" o:spid="_x0000_s1026" style="position:absolute;flip:x;z-index:2516679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.5pt,.75pt" to="18.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" o:allowincell="f" strokeweight="2pt"/>
                    </w:pict>
                  </mc:Fallback>
                </mc:AlternateContent>
              </w:r>
            </w:del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64" w:author="Ryan, Linda" w:date="2017-09-21T09:03:00Z"/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65" w:author="Ryan, Linda" w:date="2017-09-21T09:03:00Z"/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66" w:author="Ryan, Linda" w:date="2017-09-21T09:03:00Z"/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Pr="00C221EB" w:rsidDel="00396B82" w:rsidRDefault="008C1A8C">
            <w:pPr>
              <w:rPr>
                <w:del w:id="367" w:author="Ryan, Linda" w:date="2017-09-21T09:03:00Z"/>
                <w:rFonts w:asciiTheme="minorHAnsi" w:hAnsiTheme="minorHAnsi"/>
                <w:position w:val="-12"/>
                <w:sz w:val="18"/>
              </w:rPr>
            </w:pPr>
            <w:del w:id="368" w:author="Ryan, Linda" w:date="2017-09-21T09:03:00Z">
              <w:r w:rsidRPr="00C221EB" w:rsidDel="00396B82">
                <w:rPr>
                  <w:rFonts w:asciiTheme="minorHAnsi" w:hAnsiTheme="minorHAnsi"/>
                  <w:noProof/>
                  <w:position w:val="-12"/>
                  <w:sz w:val="22"/>
                </w:rPr>
                <mc:AlternateContent>
                  <mc:Choice Requires="wps">
                    <w:drawing>
                      <wp:anchor distT="0" distB="0" distL="114299" distR="114299" simplePos="0" relativeHeight="251670016" behindDoc="0" locked="0" layoutInCell="0" allowOverlap="1" wp14:anchorId="0DC4F414" wp14:editId="57D45491">
                        <wp:simplePos x="0" y="0"/>
                        <wp:positionH relativeFrom="column">
                          <wp:posOffset>221615</wp:posOffset>
                        </wp:positionH>
                        <wp:positionV relativeFrom="paragraph">
                          <wp:posOffset>9525</wp:posOffset>
                        </wp:positionV>
                        <wp:extent cx="0" cy="215900"/>
                        <wp:effectExtent l="0" t="0" r="19050" b="31750"/>
                        <wp:wrapNone/>
                        <wp:docPr id="21" name="Line 46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0" y="0"/>
                                  <a:ext cx="0" cy="2159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line w14:anchorId="1BE158F7" id="Line 46" o:spid="_x0000_s1026" style="position:absolute;flip:x;z-index:2516700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7.45pt,.75pt" to="17.4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" o:allowincell="f" strokeweight="2pt"/>
                    </w:pict>
                  </mc:Fallback>
                </mc:AlternateContent>
              </w:r>
            </w:del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69" w:author="Ryan, Linda" w:date="2017-09-21T09:03:00Z"/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5" w:type="dxa"/>
          </w:tcPr>
          <w:p w:rsidR="00775856" w:rsidRPr="00C221EB" w:rsidDel="00396B82" w:rsidRDefault="00775856">
            <w:pPr>
              <w:rPr>
                <w:del w:id="370" w:author="Ryan, Linda" w:date="2017-09-21T09:03:00Z"/>
                <w:rFonts w:asciiTheme="minorHAnsi" w:hAnsiTheme="minorHAnsi"/>
                <w:position w:val="-12"/>
                <w:sz w:val="16"/>
              </w:rPr>
            </w:pPr>
          </w:p>
        </w:tc>
      </w:tr>
      <w:tr w:rsidR="00775856" w:rsidRPr="00C221EB" w:rsidDel="00396B82">
        <w:trPr>
          <w:trHeight w:val="300"/>
          <w:del w:id="371" w:author="Ryan, Linda" w:date="2017-09-21T09:03:00Z"/>
        </w:trPr>
        <w:tc>
          <w:tcPr>
            <w:tcW w:w="474" w:type="dxa"/>
          </w:tcPr>
          <w:p w:rsidR="00775856" w:rsidRPr="00C221EB" w:rsidDel="00396B82" w:rsidRDefault="00775856">
            <w:pPr>
              <w:rPr>
                <w:del w:id="372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857C72">
            <w:pPr>
              <w:rPr>
                <w:del w:id="373" w:author="Ryan, Linda" w:date="2017-09-21T09:03:00Z"/>
                <w:rFonts w:asciiTheme="minorHAnsi" w:hAnsiTheme="minorHAnsi"/>
                <w:sz w:val="22"/>
              </w:rPr>
            </w:pPr>
            <w:del w:id="374" w:author="Ryan, Linda" w:date="2017-09-21T09:03:00Z">
              <w:r w:rsidRPr="00C221EB" w:rsidDel="00396B82">
                <w:rPr>
                  <w:rFonts w:asciiTheme="minorHAnsi" w:hAnsiTheme="minorHAnsi"/>
                  <w:noProof/>
                  <w:sz w:val="22"/>
                </w:rPr>
                <mc:AlternateContent>
                  <mc:Choice Requires="wps">
                    <w:drawing>
                      <wp:anchor distT="0" distB="0" distL="114300" distR="114300" simplePos="0" relativeHeight="251686400" behindDoc="0" locked="0" layoutInCell="1" allowOverlap="1" wp14:anchorId="07BD2C73" wp14:editId="7F5EEF39">
                        <wp:simplePos x="0" y="0"/>
                        <wp:positionH relativeFrom="column">
                          <wp:posOffset>85090</wp:posOffset>
                        </wp:positionH>
                        <wp:positionV relativeFrom="paragraph">
                          <wp:posOffset>12700</wp:posOffset>
                        </wp:positionV>
                        <wp:extent cx="433070" cy="237490"/>
                        <wp:effectExtent l="0" t="0" r="0" b="3175"/>
                        <wp:wrapNone/>
                        <wp:docPr id="13" name="Text Box 36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3070" cy="2374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3213E" w:rsidRDefault="00B3213E">
                                    <w:r>
                                      <w:t>1</w:t>
                                    </w:r>
                                    <w:r w:rsidR="008C1A8C">
                                      <w:t>0</w:t>
                                    </w:r>
                                    <w:r>
                                      <w:t>.0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 w14:anchorId="07BD2C73" id="Text Box 36" o:spid="_x0000_s1036" type="#_x0000_t202" style="position:absolute;margin-left:6.7pt;margin-top:1pt;width:34.1pt;height:18.7pt;z-index:2516864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" filled="f" stroked="f">
                        <v:textbox style="mso-fit-shape-to-text:t">
                          <w:txbxContent>
                            <w:p w:rsidR="00B3213E" w:rsidRDefault="00B3213E">
                              <w:r>
                                <w:t>1</w:t>
                              </w:r>
                              <w:r w:rsidR="008C1A8C">
                                <w:t>0</w:t>
                              </w:r>
                              <w:r>
                                <w:t>.0</w:t>
                              </w:r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del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75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857C72">
            <w:pPr>
              <w:rPr>
                <w:del w:id="376" w:author="Ryan, Linda" w:date="2017-09-21T09:03:00Z"/>
                <w:rFonts w:asciiTheme="minorHAnsi" w:hAnsiTheme="minorHAnsi"/>
                <w:sz w:val="22"/>
              </w:rPr>
            </w:pPr>
            <w:del w:id="377" w:author="Ryan, Linda" w:date="2017-09-21T09:03:00Z">
              <w:r w:rsidRPr="00C221EB" w:rsidDel="00396B82">
                <w:rPr>
                  <w:rFonts w:asciiTheme="minorHAnsi" w:hAnsiTheme="minorHAnsi"/>
                  <w:noProof/>
                  <w:sz w:val="22"/>
                </w:rPr>
                <mc:AlternateContent>
                  <mc:Choice Requires="wps">
                    <w:drawing>
                      <wp:anchor distT="0" distB="0" distL="114300" distR="114300" simplePos="0" relativeHeight="251687424" behindDoc="0" locked="0" layoutInCell="1" allowOverlap="1" wp14:anchorId="780C476E" wp14:editId="0A1D2C31">
                        <wp:simplePos x="0" y="0"/>
                        <wp:positionH relativeFrom="column">
                          <wp:posOffset>68580</wp:posOffset>
                        </wp:positionH>
                        <wp:positionV relativeFrom="paragraph">
                          <wp:posOffset>22225</wp:posOffset>
                        </wp:positionV>
                        <wp:extent cx="433070" cy="237490"/>
                        <wp:effectExtent l="1905" t="0" r="3175" b="3175"/>
                        <wp:wrapNone/>
                        <wp:docPr id="12" name="Text Box 3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3070" cy="2374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3213E" w:rsidRDefault="00B3213E" w:rsidP="00B3213E">
                                    <w:r>
                                      <w:t>2</w:t>
                                    </w:r>
                                    <w:r w:rsidR="008C1A8C">
                                      <w:t>0</w:t>
                                    </w:r>
                                    <w:r>
                                      <w:t>.0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 w14:anchorId="780C476E" id="Text Box 37" o:spid="_x0000_s1037" type="#_x0000_t202" style="position:absolute;margin-left:5.4pt;margin-top:1.75pt;width:34.1pt;height:18.7pt;z-index:2516874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" filled="f" stroked="f">
                        <v:textbox style="mso-fit-shape-to-text:t">
                          <w:txbxContent>
                            <w:p w:rsidR="00B3213E" w:rsidRDefault="00B3213E" w:rsidP="00B3213E">
                              <w:r>
                                <w:t>2</w:t>
                              </w:r>
                              <w:r w:rsidR="008C1A8C">
                                <w:t>0</w:t>
                              </w:r>
                              <w:r>
                                <w:t>.0</w:t>
                              </w:r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del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78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857C72">
            <w:pPr>
              <w:rPr>
                <w:del w:id="379" w:author="Ryan, Linda" w:date="2017-09-21T09:03:00Z"/>
                <w:rFonts w:asciiTheme="minorHAnsi" w:hAnsiTheme="minorHAnsi"/>
                <w:sz w:val="22"/>
              </w:rPr>
            </w:pPr>
            <w:del w:id="380" w:author="Ryan, Linda" w:date="2017-09-21T09:03:00Z">
              <w:r w:rsidRPr="00C221EB" w:rsidDel="00396B82">
                <w:rPr>
                  <w:rFonts w:asciiTheme="minorHAnsi" w:hAnsiTheme="minorHAnsi"/>
                  <w:noProof/>
                  <w:sz w:val="22"/>
                </w:rPr>
                <mc:AlternateContent>
                  <mc:Choice Requires="wps">
                    <w:drawing>
                      <wp:anchor distT="0" distB="0" distL="114300" distR="114300" simplePos="0" relativeHeight="251688448" behindDoc="0" locked="0" layoutInCell="1" allowOverlap="1" wp14:anchorId="1C351690" wp14:editId="3BAF6615">
                        <wp:simplePos x="0" y="0"/>
                        <wp:positionH relativeFrom="column">
                          <wp:posOffset>71755</wp:posOffset>
                        </wp:positionH>
                        <wp:positionV relativeFrom="paragraph">
                          <wp:posOffset>12700</wp:posOffset>
                        </wp:positionV>
                        <wp:extent cx="433070" cy="237490"/>
                        <wp:effectExtent l="0" t="0" r="0" b="3175"/>
                        <wp:wrapNone/>
                        <wp:docPr id="11" name="Text Box 38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3070" cy="2374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3213E" w:rsidRDefault="00B3213E" w:rsidP="00B3213E">
                                    <w:r>
                                      <w:t>3</w:t>
                                    </w:r>
                                    <w:r w:rsidR="008C1A8C">
                                      <w:t>0</w:t>
                                    </w:r>
                                    <w:r>
                                      <w:t>.0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 w14:anchorId="1C351690" id="Text Box 38" o:spid="_x0000_s1038" type="#_x0000_t202" style="position:absolute;margin-left:5.65pt;margin-top:1pt;width:34.1pt;height:18.7pt;z-index:2516884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" filled="f" stroked="f">
                        <v:textbox style="mso-fit-shape-to-text:t">
                          <w:txbxContent>
                            <w:p w:rsidR="00B3213E" w:rsidRDefault="00B3213E" w:rsidP="00B3213E">
                              <w:r>
                                <w:t>3</w:t>
                              </w:r>
                              <w:r w:rsidR="008C1A8C">
                                <w:t>0</w:t>
                              </w:r>
                              <w:r>
                                <w:t>.0</w:t>
                              </w:r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del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81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857C72">
            <w:pPr>
              <w:rPr>
                <w:del w:id="382" w:author="Ryan, Linda" w:date="2017-09-21T09:03:00Z"/>
                <w:rFonts w:asciiTheme="minorHAnsi" w:hAnsiTheme="minorHAnsi"/>
                <w:sz w:val="22"/>
              </w:rPr>
            </w:pPr>
            <w:del w:id="383" w:author="Ryan, Linda" w:date="2017-09-21T09:03:00Z">
              <w:r w:rsidRPr="00C221EB" w:rsidDel="00396B82">
                <w:rPr>
                  <w:rFonts w:asciiTheme="minorHAnsi" w:hAnsiTheme="minorHAnsi"/>
                  <w:noProof/>
                  <w:sz w:val="22"/>
                </w:rPr>
                <mc:AlternateContent>
                  <mc:Choice Requires="wps">
                    <w:drawing>
                      <wp:anchor distT="0" distB="0" distL="114300" distR="114300" simplePos="0" relativeHeight="251689472" behindDoc="0" locked="0" layoutInCell="1" allowOverlap="1" wp14:anchorId="52EC1050" wp14:editId="453AC15A">
                        <wp:simplePos x="0" y="0"/>
                        <wp:positionH relativeFrom="column">
                          <wp:posOffset>79375</wp:posOffset>
                        </wp:positionH>
                        <wp:positionV relativeFrom="paragraph">
                          <wp:posOffset>12700</wp:posOffset>
                        </wp:positionV>
                        <wp:extent cx="433070" cy="237490"/>
                        <wp:effectExtent l="0" t="0" r="0" b="3175"/>
                        <wp:wrapNone/>
                        <wp:docPr id="10" name="Text Box 3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3070" cy="2374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3213E" w:rsidRDefault="00B3213E" w:rsidP="00B3213E">
                                    <w:r>
                                      <w:t>4</w:t>
                                    </w:r>
                                    <w:r w:rsidR="008C1A8C">
                                      <w:t>0</w:t>
                                    </w:r>
                                    <w:r>
                                      <w:t>.0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 w14:anchorId="52EC1050" id="Text Box 39" o:spid="_x0000_s1039" type="#_x0000_t202" style="position:absolute;margin-left:6.25pt;margin-top:1pt;width:34.1pt;height:18.7pt;z-index:2516894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" filled="f" stroked="f">
                        <v:textbox style="mso-fit-shape-to-text:t">
                          <w:txbxContent>
                            <w:p w:rsidR="00B3213E" w:rsidRDefault="00B3213E" w:rsidP="00B3213E">
                              <w:r>
                                <w:t>4</w:t>
                              </w:r>
                              <w:r w:rsidR="008C1A8C">
                                <w:t>0</w:t>
                              </w:r>
                              <w:r>
                                <w:t>.0</w:t>
                              </w:r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del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84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Del="00396B82" w:rsidRDefault="00857C72">
            <w:pPr>
              <w:rPr>
                <w:del w:id="385" w:author="Ryan, Linda" w:date="2017-09-21T09:03:00Z"/>
                <w:rFonts w:asciiTheme="minorHAnsi" w:hAnsiTheme="minorHAnsi"/>
                <w:sz w:val="22"/>
              </w:rPr>
            </w:pPr>
            <w:del w:id="386" w:author="Ryan, Linda" w:date="2017-09-21T09:03:00Z">
              <w:r w:rsidRPr="00C221EB" w:rsidDel="00396B82">
                <w:rPr>
                  <w:rFonts w:asciiTheme="minorHAnsi" w:hAnsiTheme="minorHAnsi"/>
                  <w:noProof/>
                  <w:sz w:val="22"/>
                </w:rPr>
                <mc:AlternateContent>
                  <mc:Choice Requires="wps">
                    <w:drawing>
                      <wp:anchor distT="0" distB="0" distL="114300" distR="114300" simplePos="0" relativeHeight="251690496" behindDoc="0" locked="0" layoutInCell="1" allowOverlap="1" wp14:anchorId="7A186FEF" wp14:editId="168B26A7">
                        <wp:simplePos x="0" y="0"/>
                        <wp:positionH relativeFrom="column">
                          <wp:posOffset>86995</wp:posOffset>
                        </wp:positionH>
                        <wp:positionV relativeFrom="paragraph">
                          <wp:posOffset>12700</wp:posOffset>
                        </wp:positionV>
                        <wp:extent cx="433070" cy="237490"/>
                        <wp:effectExtent l="0" t="0" r="0" b="3175"/>
                        <wp:wrapNone/>
                        <wp:docPr id="9" name="Text Box 4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3070" cy="2374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3213E" w:rsidRDefault="00B3213E" w:rsidP="00B3213E">
                                    <w:r>
                                      <w:t>5</w:t>
                                    </w:r>
                                    <w:r w:rsidR="008C1A8C">
                                      <w:t>0</w:t>
                                    </w:r>
                                    <w:r>
                                      <w:t>.0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 w14:anchorId="7A186FEF" id="Text Box 40" o:spid="_x0000_s1040" type="#_x0000_t202" style="position:absolute;margin-left:6.85pt;margin-top:1pt;width:34.1pt;height:18.7pt;z-index:2516904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" filled="f" stroked="f">
                        <v:textbox style="mso-fit-shape-to-text:t">
                          <w:txbxContent>
                            <w:p w:rsidR="00B3213E" w:rsidRDefault="00B3213E" w:rsidP="00B3213E">
                              <w:r>
                                <w:t>5</w:t>
                              </w:r>
                              <w:r w:rsidR="008C1A8C">
                                <w:t>0</w:t>
                              </w:r>
                              <w:r>
                                <w:t>.0</w:t>
                              </w:r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del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87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857C72">
            <w:pPr>
              <w:rPr>
                <w:del w:id="388" w:author="Ryan, Linda" w:date="2017-09-21T09:03:00Z"/>
                <w:rFonts w:asciiTheme="minorHAnsi" w:hAnsiTheme="minorHAnsi"/>
                <w:sz w:val="22"/>
              </w:rPr>
            </w:pPr>
            <w:del w:id="389" w:author="Ryan, Linda" w:date="2017-09-21T09:03:00Z">
              <w:r w:rsidRPr="00C221EB" w:rsidDel="00396B82">
                <w:rPr>
                  <w:rFonts w:asciiTheme="minorHAnsi" w:hAnsiTheme="minorHAnsi"/>
                  <w:noProof/>
                  <w:sz w:val="22"/>
                </w:rPr>
                <mc:AlternateContent>
                  <mc:Choice Requires="wps">
                    <w:drawing>
                      <wp:anchor distT="0" distB="0" distL="114300" distR="114300" simplePos="0" relativeHeight="251691520" behindDoc="0" locked="0" layoutInCell="1" allowOverlap="1" wp14:anchorId="73568DD6" wp14:editId="5A8C3B48">
                        <wp:simplePos x="0" y="0"/>
                        <wp:positionH relativeFrom="column">
                          <wp:posOffset>55880</wp:posOffset>
                        </wp:positionH>
                        <wp:positionV relativeFrom="paragraph">
                          <wp:posOffset>17780</wp:posOffset>
                        </wp:positionV>
                        <wp:extent cx="433070" cy="237490"/>
                        <wp:effectExtent l="0" t="0" r="0" b="1270"/>
                        <wp:wrapNone/>
                        <wp:docPr id="8" name="Text Box 4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3070" cy="2374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3213E" w:rsidRDefault="00B3213E" w:rsidP="00B3213E">
                                    <w:r>
                                      <w:t>6</w:t>
                                    </w:r>
                                    <w:r w:rsidR="008C1A8C">
                                      <w:t>0</w:t>
                                    </w:r>
                                    <w:r>
                                      <w:t>.0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 w14:anchorId="73568DD6" id="Text Box 41" o:spid="_x0000_s1041" type="#_x0000_t202" style="position:absolute;margin-left:4.4pt;margin-top:1.4pt;width:34.1pt;height:18.7pt;z-index:2516915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" filled="f" stroked="f">
                        <v:textbox style="mso-fit-shape-to-text:t">
                          <w:txbxContent>
                            <w:p w:rsidR="00B3213E" w:rsidRDefault="00B3213E" w:rsidP="00B3213E">
                              <w:r>
                                <w:t>6</w:t>
                              </w:r>
                              <w:r w:rsidR="008C1A8C">
                                <w:t>0</w:t>
                              </w:r>
                              <w:r>
                                <w:t>.0</w:t>
                              </w:r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del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90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857C72">
            <w:pPr>
              <w:rPr>
                <w:del w:id="391" w:author="Ryan, Linda" w:date="2017-09-21T09:03:00Z"/>
                <w:rFonts w:asciiTheme="minorHAnsi" w:hAnsiTheme="minorHAnsi"/>
                <w:sz w:val="22"/>
              </w:rPr>
            </w:pPr>
            <w:del w:id="392" w:author="Ryan, Linda" w:date="2017-09-21T09:03:00Z">
              <w:r w:rsidRPr="00C221EB" w:rsidDel="00396B82">
                <w:rPr>
                  <w:rFonts w:asciiTheme="minorHAnsi" w:hAnsiTheme="minorHAnsi"/>
                  <w:noProof/>
                  <w:sz w:val="22"/>
                </w:rPr>
                <mc:AlternateContent>
                  <mc:Choice Requires="wps">
                    <w:drawing>
                      <wp:anchor distT="0" distB="0" distL="114300" distR="114300" simplePos="0" relativeHeight="251692544" behindDoc="0" locked="0" layoutInCell="1" allowOverlap="1" wp14:anchorId="50CB32C4" wp14:editId="1E675B7A">
                        <wp:simplePos x="0" y="0"/>
                        <wp:positionH relativeFrom="column">
                          <wp:posOffset>63500</wp:posOffset>
                        </wp:positionH>
                        <wp:positionV relativeFrom="paragraph">
                          <wp:posOffset>17780</wp:posOffset>
                        </wp:positionV>
                        <wp:extent cx="433070" cy="237490"/>
                        <wp:effectExtent l="0" t="0" r="0" b="1270"/>
                        <wp:wrapNone/>
                        <wp:docPr id="7" name="Text Box 4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3070" cy="2374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3213E" w:rsidRDefault="00B3213E" w:rsidP="00B3213E">
                                    <w:r>
                                      <w:t>7</w:t>
                                    </w:r>
                                    <w:r w:rsidR="008C1A8C">
                                      <w:t>0</w:t>
                                    </w:r>
                                    <w:r>
                                      <w:t>.0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 w14:anchorId="50CB32C4" id="Text Box 42" o:spid="_x0000_s1042" type="#_x0000_t202" style="position:absolute;margin-left:5pt;margin-top:1.4pt;width:34.1pt;height:18.7pt;z-index:2516925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" filled="f" stroked="f">
                        <v:textbox style="mso-fit-shape-to-text:t">
                          <w:txbxContent>
                            <w:p w:rsidR="00B3213E" w:rsidRDefault="00B3213E" w:rsidP="00B3213E">
                              <w:r>
                                <w:t>7</w:t>
                              </w:r>
                              <w:r w:rsidR="008C1A8C">
                                <w:t>0</w:t>
                              </w:r>
                              <w:r>
                                <w:t>.0</w:t>
                              </w:r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del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93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857C72">
            <w:pPr>
              <w:rPr>
                <w:del w:id="394" w:author="Ryan, Linda" w:date="2017-09-21T09:03:00Z"/>
                <w:rFonts w:asciiTheme="minorHAnsi" w:hAnsiTheme="minorHAnsi"/>
                <w:sz w:val="22"/>
              </w:rPr>
            </w:pPr>
            <w:del w:id="395" w:author="Ryan, Linda" w:date="2017-09-21T09:03:00Z">
              <w:r w:rsidRPr="00C221EB" w:rsidDel="00396B82">
                <w:rPr>
                  <w:rFonts w:asciiTheme="minorHAnsi" w:hAnsiTheme="minorHAnsi"/>
                  <w:noProof/>
                  <w:sz w:val="22"/>
                </w:rPr>
                <mc:AlternateContent>
                  <mc:Choice Requires="wps">
                    <w:drawing>
                      <wp:anchor distT="0" distB="0" distL="114300" distR="114300" simplePos="0" relativeHeight="251693568" behindDoc="0" locked="0" layoutInCell="1" allowOverlap="1" wp14:anchorId="7E2D1BBA" wp14:editId="238DA88E">
                        <wp:simplePos x="0" y="0"/>
                        <wp:positionH relativeFrom="column">
                          <wp:posOffset>90170</wp:posOffset>
                        </wp:positionH>
                        <wp:positionV relativeFrom="paragraph">
                          <wp:posOffset>22225</wp:posOffset>
                        </wp:positionV>
                        <wp:extent cx="433070" cy="237490"/>
                        <wp:effectExtent l="0" t="0" r="0" b="3175"/>
                        <wp:wrapNone/>
                        <wp:docPr id="6" name="Text Box 4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3070" cy="2374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3213E" w:rsidRDefault="00B3213E" w:rsidP="00B3213E">
                                    <w:r>
                                      <w:t>8</w:t>
                                    </w:r>
                                    <w:r w:rsidR="008C1A8C">
                                      <w:t>0</w:t>
                                    </w:r>
                                    <w:r>
                                      <w:t>.0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 w14:anchorId="7E2D1BBA" id="Text Box 43" o:spid="_x0000_s1043" type="#_x0000_t202" style="position:absolute;margin-left:7.1pt;margin-top:1.75pt;width:34.1pt;height:18.7pt;z-index:2516935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" filled="f" stroked="f">
                        <v:textbox style="mso-fit-shape-to-text:t">
                          <w:txbxContent>
                            <w:p w:rsidR="00B3213E" w:rsidRDefault="00B3213E" w:rsidP="00B3213E">
                              <w:r>
                                <w:t>8</w:t>
                              </w:r>
                              <w:r w:rsidR="008C1A8C">
                                <w:t>0</w:t>
                              </w:r>
                              <w:r>
                                <w:t>.0</w:t>
                              </w:r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del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96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857C72">
            <w:pPr>
              <w:rPr>
                <w:del w:id="397" w:author="Ryan, Linda" w:date="2017-09-21T09:03:00Z"/>
                <w:rFonts w:asciiTheme="minorHAnsi" w:hAnsiTheme="minorHAnsi"/>
                <w:sz w:val="22"/>
              </w:rPr>
            </w:pPr>
            <w:del w:id="398" w:author="Ryan, Linda" w:date="2017-09-21T09:03:00Z">
              <w:r w:rsidRPr="00C221EB" w:rsidDel="00396B82">
                <w:rPr>
                  <w:rFonts w:asciiTheme="minorHAnsi" w:hAnsiTheme="minorHAnsi"/>
                  <w:noProof/>
                  <w:sz w:val="22"/>
                </w:rPr>
                <mc:AlternateContent>
                  <mc:Choice Requires="wps">
                    <w:drawing>
                      <wp:anchor distT="0" distB="0" distL="114300" distR="114300" simplePos="0" relativeHeight="251694592" behindDoc="0" locked="0" layoutInCell="1" allowOverlap="1" wp14:anchorId="0C881E57" wp14:editId="5D009F69">
                        <wp:simplePos x="0" y="0"/>
                        <wp:positionH relativeFrom="column">
                          <wp:posOffset>97790</wp:posOffset>
                        </wp:positionH>
                        <wp:positionV relativeFrom="paragraph">
                          <wp:posOffset>22225</wp:posOffset>
                        </wp:positionV>
                        <wp:extent cx="433070" cy="237490"/>
                        <wp:effectExtent l="0" t="0" r="0" b="3175"/>
                        <wp:wrapNone/>
                        <wp:docPr id="5" name="Text Box 4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3070" cy="2374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3213E" w:rsidRDefault="008C1A8C" w:rsidP="00B3213E">
                                    <w:r>
                                      <w:t>90</w:t>
                                    </w:r>
                                    <w:r w:rsidR="00B3213E">
                                      <w:t>.0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 w14:anchorId="0C881E57" id="Text Box 44" o:spid="_x0000_s1044" type="#_x0000_t202" style="position:absolute;margin-left:7.7pt;margin-top:1.75pt;width:34.1pt;height:18.7pt;z-index:2516945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" filled="f" stroked="f">
                        <v:textbox style="mso-fit-shape-to-text:t">
                          <w:txbxContent>
                            <w:p w:rsidR="00B3213E" w:rsidRDefault="008C1A8C" w:rsidP="00B3213E">
                              <w:r>
                                <w:t>90</w:t>
                              </w:r>
                              <w:r w:rsidR="00B3213E">
                                <w:t>.0</w:t>
                              </w:r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del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399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Del="00396B82" w:rsidRDefault="00857C72">
            <w:pPr>
              <w:rPr>
                <w:del w:id="400" w:author="Ryan, Linda" w:date="2017-09-21T09:03:00Z"/>
                <w:rFonts w:asciiTheme="minorHAnsi" w:hAnsiTheme="minorHAnsi"/>
                <w:sz w:val="22"/>
              </w:rPr>
            </w:pPr>
            <w:del w:id="401" w:author="Ryan, Linda" w:date="2017-09-21T09:03:00Z">
              <w:r w:rsidRPr="00C221EB" w:rsidDel="00396B82">
                <w:rPr>
                  <w:rFonts w:asciiTheme="minorHAnsi" w:hAnsiTheme="minorHAnsi"/>
                  <w:noProof/>
                  <w:sz w:val="22"/>
                </w:rPr>
                <mc:AlternateContent>
                  <mc:Choice Requires="wps">
                    <w:drawing>
                      <wp:anchor distT="0" distB="0" distL="114300" distR="114300" simplePos="0" relativeHeight="251695616" behindDoc="0" locked="0" layoutInCell="1" allowOverlap="1" wp14:anchorId="7BF054A2" wp14:editId="4DEBD4B8">
                        <wp:simplePos x="0" y="0"/>
                        <wp:positionH relativeFrom="column">
                          <wp:posOffset>76200</wp:posOffset>
                        </wp:positionH>
                        <wp:positionV relativeFrom="paragraph">
                          <wp:posOffset>9525</wp:posOffset>
                        </wp:positionV>
                        <wp:extent cx="514350" cy="237490"/>
                        <wp:effectExtent l="0" t="0" r="0" b="0"/>
                        <wp:wrapNone/>
                        <wp:docPr id="4" name="Text Box 4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14350" cy="2374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3213E" w:rsidRDefault="00B3213E" w:rsidP="00B3213E">
                                    <w:r>
                                      <w:t>1</w:t>
                                    </w:r>
                                    <w:r w:rsidR="008C1A8C">
                                      <w:t>0</w:t>
                                    </w:r>
                                    <w:r>
                                      <w:t>0.0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 w14:anchorId="7BF054A2" id="Text Box 45" o:spid="_x0000_s1045" type="#_x0000_t202" style="position:absolute;margin-left:6pt;margin-top:.75pt;width:40.5pt;height:18.7pt;z-index:2516956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" filled="f" stroked="f">
                        <v:textbox style="mso-fit-shape-to-text:t">
                          <w:txbxContent>
                            <w:p w:rsidR="00B3213E" w:rsidRDefault="00B3213E" w:rsidP="00B3213E">
                              <w:r>
                                <w:t>1</w:t>
                              </w:r>
                              <w:r w:rsidR="008C1A8C">
                                <w:t>0</w:t>
                              </w:r>
                              <w:r>
                                <w:t>0.0</w:t>
                              </w:r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del>
          </w:p>
        </w:tc>
      </w:tr>
      <w:tr w:rsidR="00775856" w:rsidRPr="00C221EB" w:rsidDel="00396B82">
        <w:trPr>
          <w:trHeight w:val="300"/>
          <w:del w:id="402" w:author="Ryan, Linda" w:date="2017-09-21T09:03:00Z"/>
        </w:trPr>
        <w:tc>
          <w:tcPr>
            <w:tcW w:w="474" w:type="dxa"/>
          </w:tcPr>
          <w:p w:rsidR="00775856" w:rsidRPr="00C221EB" w:rsidDel="00396B82" w:rsidRDefault="00BA0759">
            <w:pPr>
              <w:rPr>
                <w:del w:id="403" w:author="Ryan, Linda" w:date="2017-09-21T09:03:00Z"/>
                <w:rFonts w:asciiTheme="minorHAnsi" w:hAnsiTheme="minorHAnsi"/>
                <w:sz w:val="22"/>
              </w:rPr>
            </w:pPr>
            <w:del w:id="404" w:author="Ryan, Linda" w:date="2017-09-21T09:03:00Z">
              <w:r w:rsidRPr="00C221EB" w:rsidDel="00396B82">
                <w:rPr>
                  <w:rFonts w:asciiTheme="minorHAnsi" w:hAnsiTheme="minorHAnsi"/>
                  <w:sz w:val="22"/>
                </w:rPr>
                <w:delText xml:space="preserve">     </w:delText>
              </w:r>
            </w:del>
          </w:p>
        </w:tc>
        <w:tc>
          <w:tcPr>
            <w:tcW w:w="474" w:type="dxa"/>
          </w:tcPr>
          <w:p w:rsidR="00775856" w:rsidRPr="00C221EB" w:rsidDel="00396B82" w:rsidRDefault="00775856">
            <w:pPr>
              <w:jc w:val="right"/>
              <w:rPr>
                <w:del w:id="405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06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07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08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09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10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11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12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Del="00396B82" w:rsidRDefault="00775856">
            <w:pPr>
              <w:rPr>
                <w:del w:id="413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14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15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16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17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18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19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20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21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22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Del="00396B82" w:rsidRDefault="00775856">
            <w:pPr>
              <w:rPr>
                <w:del w:id="423" w:author="Ryan, Linda" w:date="2017-09-21T09:03:00Z"/>
                <w:rFonts w:asciiTheme="minorHAnsi" w:hAnsiTheme="minorHAnsi"/>
                <w:sz w:val="22"/>
              </w:rPr>
            </w:pPr>
          </w:p>
        </w:tc>
      </w:tr>
      <w:tr w:rsidR="00775856" w:rsidRPr="00C221EB" w:rsidDel="00396B82">
        <w:trPr>
          <w:trHeight w:val="300"/>
          <w:del w:id="424" w:author="Ryan, Linda" w:date="2017-09-21T09:03:00Z"/>
        </w:trPr>
        <w:tc>
          <w:tcPr>
            <w:tcW w:w="474" w:type="dxa"/>
          </w:tcPr>
          <w:p w:rsidR="00775856" w:rsidRPr="00C221EB" w:rsidDel="00396B82" w:rsidRDefault="00775856">
            <w:pPr>
              <w:rPr>
                <w:del w:id="425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26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27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28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29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30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31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32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33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Del="00396B82" w:rsidRDefault="00775856">
            <w:pPr>
              <w:rPr>
                <w:del w:id="434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35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36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37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38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39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40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41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42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43" w:author="Ryan, Linda" w:date="2017-09-21T09:03:00Z"/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Del="00396B82" w:rsidRDefault="00775856">
            <w:pPr>
              <w:rPr>
                <w:del w:id="444" w:author="Ryan, Linda" w:date="2017-09-21T09:03:00Z"/>
                <w:rFonts w:asciiTheme="minorHAnsi" w:hAnsiTheme="minorHAnsi"/>
                <w:sz w:val="22"/>
              </w:rPr>
            </w:pPr>
          </w:p>
        </w:tc>
      </w:tr>
    </w:tbl>
    <w:p w:rsidR="00775856" w:rsidRPr="00396B82" w:rsidDel="00396B82" w:rsidRDefault="00396B82">
      <w:pPr>
        <w:rPr>
          <w:del w:id="445" w:author="Ryan, Linda" w:date="2017-09-21T09:03:00Z"/>
          <w:rFonts w:asciiTheme="minorHAnsi" w:hAnsiTheme="minorHAnsi"/>
          <w:b/>
          <w:sz w:val="22"/>
          <w:rPrChange w:id="446" w:author="Ryan, Linda" w:date="2017-09-21T09:03:00Z">
            <w:rPr>
              <w:del w:id="447" w:author="Ryan, Linda" w:date="2017-09-21T09:03:00Z"/>
              <w:rFonts w:asciiTheme="minorHAnsi" w:hAnsiTheme="minorHAnsi"/>
              <w:sz w:val="22"/>
            </w:rPr>
          </w:rPrChange>
        </w:rPr>
      </w:pPr>
      <w:ins w:id="448" w:author="Ryan, Linda" w:date="2017-09-21T09:03:00Z">
        <w:r w:rsidRPr="00396B82">
          <w:rPr>
            <w:rFonts w:asciiTheme="minorHAnsi" w:hAnsiTheme="minorHAnsi"/>
            <w:b/>
            <w:sz w:val="22"/>
            <w:rPrChange w:id="449" w:author="Ryan, Linda" w:date="2017-09-21T09:03:00Z">
              <w:rPr>
                <w:rFonts w:asciiTheme="minorHAnsi" w:hAnsiTheme="minorHAnsi"/>
                <w:sz w:val="22"/>
              </w:rPr>
            </w:rPrChange>
          </w:rPr>
          <w:t>Velocity-Time Graph:</w:t>
        </w:r>
      </w:ins>
    </w:p>
    <w:p w:rsidR="00775856" w:rsidRPr="00396B82" w:rsidRDefault="00775856">
      <w:pPr>
        <w:rPr>
          <w:ins w:id="450" w:author="Ryan, Linda" w:date="2017-09-21T09:03:00Z"/>
          <w:rFonts w:asciiTheme="minorHAnsi" w:hAnsiTheme="minorHAnsi"/>
          <w:b/>
          <w:sz w:val="22"/>
          <w:rPrChange w:id="451" w:author="Ryan, Linda" w:date="2017-09-21T09:03:00Z">
            <w:rPr>
              <w:ins w:id="452" w:author="Ryan, Linda" w:date="2017-09-21T09:03:00Z"/>
              <w:rFonts w:asciiTheme="minorHAnsi" w:hAnsiTheme="minorHAnsi"/>
              <w:sz w:val="22"/>
            </w:rPr>
          </w:rPrChange>
        </w:rPr>
      </w:pPr>
    </w:p>
    <w:p w:rsidR="00396B82" w:rsidRDefault="00396B82">
      <w:pPr>
        <w:rPr>
          <w:ins w:id="453" w:author="Ryan, Linda" w:date="2017-09-21T09:03:00Z"/>
          <w:rFonts w:asciiTheme="minorHAnsi" w:hAnsiTheme="minorHAnsi"/>
          <w:sz w:val="22"/>
        </w:rPr>
      </w:pPr>
    </w:p>
    <w:p w:rsidR="00396B82" w:rsidRDefault="00396B82">
      <w:pPr>
        <w:rPr>
          <w:ins w:id="454" w:author="Ryan, Linda" w:date="2017-09-21T09:03:00Z"/>
          <w:rFonts w:asciiTheme="minorHAnsi" w:hAnsiTheme="minorHAnsi"/>
          <w:sz w:val="22"/>
        </w:rPr>
      </w:pPr>
    </w:p>
    <w:p w:rsidR="00396B82" w:rsidRDefault="00396B82">
      <w:pPr>
        <w:rPr>
          <w:ins w:id="455" w:author="Ryan, Linda" w:date="2017-09-21T09:03:00Z"/>
          <w:rFonts w:asciiTheme="minorHAnsi" w:hAnsiTheme="minorHAnsi"/>
          <w:sz w:val="22"/>
        </w:rPr>
      </w:pPr>
    </w:p>
    <w:p w:rsidR="00396B82" w:rsidRDefault="00396B82">
      <w:pPr>
        <w:rPr>
          <w:ins w:id="456" w:author="Ryan, Linda" w:date="2017-09-21T09:03:00Z"/>
          <w:rFonts w:asciiTheme="minorHAnsi" w:hAnsiTheme="minorHAnsi"/>
          <w:sz w:val="22"/>
        </w:rPr>
      </w:pPr>
    </w:p>
    <w:p w:rsidR="00396B82" w:rsidRDefault="00396B82">
      <w:pPr>
        <w:rPr>
          <w:ins w:id="457" w:author="Ryan, Linda" w:date="2017-09-21T09:03:00Z"/>
          <w:rFonts w:asciiTheme="minorHAnsi" w:hAnsiTheme="minorHAnsi"/>
          <w:sz w:val="22"/>
        </w:rPr>
      </w:pPr>
    </w:p>
    <w:p w:rsidR="00396B82" w:rsidRDefault="00396B82">
      <w:pPr>
        <w:rPr>
          <w:ins w:id="458" w:author="Ryan, Linda" w:date="2017-09-21T09:03:00Z"/>
          <w:rFonts w:asciiTheme="minorHAnsi" w:hAnsiTheme="minorHAnsi"/>
          <w:sz w:val="22"/>
        </w:rPr>
      </w:pPr>
    </w:p>
    <w:p w:rsidR="00396B82" w:rsidRDefault="00396B82">
      <w:pPr>
        <w:rPr>
          <w:ins w:id="459" w:author="Ryan, Linda" w:date="2017-09-21T09:03:00Z"/>
          <w:rFonts w:asciiTheme="minorHAnsi" w:hAnsiTheme="minorHAnsi"/>
          <w:sz w:val="22"/>
        </w:rPr>
      </w:pPr>
    </w:p>
    <w:p w:rsidR="00396B82" w:rsidRDefault="00396B82">
      <w:pPr>
        <w:rPr>
          <w:ins w:id="460" w:author="Ryan, Linda" w:date="2017-09-21T09:03:00Z"/>
          <w:rFonts w:asciiTheme="minorHAnsi" w:hAnsiTheme="minorHAnsi"/>
          <w:sz w:val="22"/>
        </w:rPr>
      </w:pPr>
    </w:p>
    <w:p w:rsidR="00396B82" w:rsidRDefault="00396B82">
      <w:pPr>
        <w:rPr>
          <w:ins w:id="461" w:author="Ryan, Linda" w:date="2017-09-21T09:03:00Z"/>
          <w:rFonts w:asciiTheme="minorHAnsi" w:hAnsiTheme="minorHAnsi"/>
          <w:sz w:val="22"/>
        </w:rPr>
      </w:pPr>
    </w:p>
    <w:p w:rsidR="00396B82" w:rsidRDefault="00396B82">
      <w:pPr>
        <w:rPr>
          <w:ins w:id="462" w:author="Ryan, Linda" w:date="2017-09-21T09:03:00Z"/>
          <w:rFonts w:asciiTheme="minorHAnsi" w:hAnsiTheme="minorHAnsi"/>
          <w:sz w:val="22"/>
        </w:rPr>
      </w:pPr>
    </w:p>
    <w:p w:rsidR="00396B82" w:rsidRDefault="00396B82">
      <w:pPr>
        <w:rPr>
          <w:ins w:id="463" w:author="Ryan, Linda" w:date="2017-09-21T09:03:00Z"/>
          <w:rFonts w:asciiTheme="minorHAnsi" w:hAnsiTheme="minorHAnsi"/>
          <w:sz w:val="22"/>
        </w:rPr>
      </w:pPr>
    </w:p>
    <w:p w:rsidR="00396B82" w:rsidRPr="00C221EB" w:rsidRDefault="00396B82">
      <w:pPr>
        <w:rPr>
          <w:rFonts w:asciiTheme="minorHAnsi" w:hAnsiTheme="minorHAnsi"/>
          <w:sz w:val="22"/>
        </w:rPr>
      </w:pPr>
    </w:p>
    <w:p w:rsidR="00775856" w:rsidRDefault="00775856">
      <w:pPr>
        <w:rPr>
          <w:ins w:id="464" w:author="Ryan, Linda" w:date="2017-09-21T09:04:00Z"/>
          <w:rFonts w:asciiTheme="minorHAnsi" w:hAnsiTheme="minorHAnsi"/>
          <w:b/>
          <w:sz w:val="22"/>
        </w:rPr>
      </w:pPr>
    </w:p>
    <w:p w:rsidR="00396B82" w:rsidRDefault="00396B82">
      <w:pPr>
        <w:rPr>
          <w:ins w:id="465" w:author="Ryan, Linda" w:date="2017-09-21T09:04:00Z"/>
          <w:rFonts w:asciiTheme="minorHAnsi" w:hAnsiTheme="minorHAnsi"/>
          <w:b/>
          <w:sz w:val="22"/>
        </w:rPr>
      </w:pPr>
    </w:p>
    <w:p w:rsidR="00396B82" w:rsidRDefault="00396B82">
      <w:pPr>
        <w:rPr>
          <w:ins w:id="466" w:author="Ryan, Linda" w:date="2017-09-21T09:07:00Z"/>
          <w:rFonts w:asciiTheme="minorHAnsi" w:hAnsiTheme="minorHAnsi"/>
          <w:b/>
          <w:sz w:val="22"/>
        </w:rPr>
      </w:pPr>
    </w:p>
    <w:p w:rsidR="00396B82" w:rsidRPr="00C221EB" w:rsidRDefault="00396B82">
      <w:pPr>
        <w:rPr>
          <w:rFonts w:asciiTheme="minorHAnsi" w:hAnsiTheme="minorHAnsi"/>
          <w:b/>
          <w:sz w:val="22"/>
        </w:rPr>
      </w:pPr>
    </w:p>
    <w:p w:rsidR="00775856" w:rsidRPr="00C221EB" w:rsidRDefault="00BA0759">
      <w:pPr>
        <w:rPr>
          <w:rFonts w:asciiTheme="minorHAnsi" w:hAnsiTheme="minorHAnsi"/>
          <w:b/>
          <w:sz w:val="22"/>
        </w:rPr>
      </w:pPr>
      <w:r w:rsidRPr="00C221EB">
        <w:rPr>
          <w:rFonts w:asciiTheme="minorHAnsi" w:hAnsiTheme="minorHAnsi"/>
          <w:b/>
          <w:sz w:val="22"/>
        </w:rPr>
        <w:t>Acceleration-Time Graph:</w: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 w:rsidDel="00396B82">
        <w:trPr>
          <w:trHeight w:val="300"/>
          <w:del w:id="467" w:author="Ryan, Linda" w:date="2017-09-21T09:07:00Z"/>
        </w:trPr>
        <w:tc>
          <w:tcPr>
            <w:tcW w:w="474" w:type="dxa"/>
          </w:tcPr>
          <w:p w:rsidR="00775856" w:rsidRPr="00C221EB" w:rsidDel="00396B82" w:rsidRDefault="00BA0759">
            <w:pPr>
              <w:rPr>
                <w:del w:id="468" w:author="Ryan, Linda" w:date="2017-09-21T09:07:00Z"/>
                <w:rFonts w:asciiTheme="minorHAnsi" w:hAnsiTheme="minorHAnsi"/>
                <w:sz w:val="22"/>
              </w:rPr>
            </w:pPr>
            <w:del w:id="469" w:author="Ryan, Linda" w:date="2017-09-21T09:07:00Z">
              <w:r w:rsidRPr="00C221EB" w:rsidDel="00396B82">
                <w:rPr>
                  <w:rFonts w:asciiTheme="minorHAnsi" w:hAnsiTheme="minorHAnsi"/>
                  <w:sz w:val="22"/>
                </w:rPr>
                <w:delText xml:space="preserve">     </w:delText>
              </w:r>
            </w:del>
          </w:p>
        </w:tc>
        <w:tc>
          <w:tcPr>
            <w:tcW w:w="474" w:type="dxa"/>
          </w:tcPr>
          <w:p w:rsidR="00775856" w:rsidRPr="00C221EB" w:rsidDel="00396B82" w:rsidRDefault="00775856">
            <w:pPr>
              <w:jc w:val="right"/>
              <w:rPr>
                <w:del w:id="470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71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72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73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74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75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76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77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Del="00396B82" w:rsidRDefault="00775856">
            <w:pPr>
              <w:rPr>
                <w:del w:id="478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79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80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81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82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83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84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85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86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Del="00396B82" w:rsidRDefault="00775856">
            <w:pPr>
              <w:rPr>
                <w:del w:id="487" w:author="Ryan, Linda" w:date="2017-09-21T09:07:00Z"/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Del="00396B82" w:rsidRDefault="00775856">
            <w:pPr>
              <w:rPr>
                <w:del w:id="488" w:author="Ryan, Linda" w:date="2017-09-21T09:07:00Z"/>
                <w:rFonts w:asciiTheme="minorHAnsi" w:hAnsiTheme="minorHAnsi"/>
                <w:sz w:val="22"/>
              </w:rPr>
            </w:pPr>
          </w:p>
        </w:tc>
      </w:tr>
    </w:tbl>
    <w:p w:rsidR="000827DE" w:rsidRPr="00C221EB" w:rsidRDefault="000827DE">
      <w:pPr>
        <w:rPr>
          <w:rFonts w:asciiTheme="minorHAnsi" w:hAnsiTheme="minorHAnsi"/>
          <w:sz w:val="24"/>
        </w:rPr>
      </w:pPr>
    </w:p>
    <w:sectPr w:rsidR="000827DE" w:rsidRPr="00C221EB" w:rsidSect="00EA1408">
      <w:pgSz w:w="12240" w:h="15840" w:code="1"/>
      <w:pgMar w:top="720" w:right="576" w:bottom="576" w:left="1152" w:header="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14E3D"/>
    <w:multiLevelType w:val="hybridMultilevel"/>
    <w:tmpl w:val="40DEEF0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0D027E"/>
    <w:multiLevelType w:val="hybridMultilevel"/>
    <w:tmpl w:val="C7A23B12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180612"/>
    <w:multiLevelType w:val="hybridMultilevel"/>
    <w:tmpl w:val="D02806DE"/>
    <w:lvl w:ilvl="0" w:tplc="E0C47E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27E3752"/>
    <w:multiLevelType w:val="hybridMultilevel"/>
    <w:tmpl w:val="94CAB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C60D5A"/>
    <w:multiLevelType w:val="hybridMultilevel"/>
    <w:tmpl w:val="A594CC4E"/>
    <w:lvl w:ilvl="0" w:tplc="B5B8E3A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33655AF"/>
    <w:multiLevelType w:val="hybridMultilevel"/>
    <w:tmpl w:val="D220AF9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EC6C98"/>
    <w:multiLevelType w:val="hybridMultilevel"/>
    <w:tmpl w:val="520AAD5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EC65FD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BB3D0A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5673CC3"/>
    <w:multiLevelType w:val="hybridMultilevel"/>
    <w:tmpl w:val="0E009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5C0058"/>
    <w:multiLevelType w:val="hybridMultilevel"/>
    <w:tmpl w:val="D8586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BD03B47"/>
    <w:multiLevelType w:val="hybridMultilevel"/>
    <w:tmpl w:val="55CA8836"/>
    <w:lvl w:ilvl="0" w:tplc="3B7A27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5B35990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CD26A26"/>
    <w:multiLevelType w:val="hybridMultilevel"/>
    <w:tmpl w:val="70642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12"/>
  </w:num>
  <w:num w:numId="4">
    <w:abstractNumId w:val="1"/>
  </w:num>
  <w:num w:numId="5">
    <w:abstractNumId w:val="6"/>
  </w:num>
  <w:num w:numId="6">
    <w:abstractNumId w:val="5"/>
  </w:num>
  <w:num w:numId="7">
    <w:abstractNumId w:val="9"/>
  </w:num>
  <w:num w:numId="8">
    <w:abstractNumId w:val="2"/>
  </w:num>
  <w:num w:numId="9">
    <w:abstractNumId w:val="4"/>
  </w:num>
  <w:num w:numId="10">
    <w:abstractNumId w:val="10"/>
  </w:num>
  <w:num w:numId="11">
    <w:abstractNumId w:val="11"/>
  </w:num>
  <w:num w:numId="12">
    <w:abstractNumId w:val="3"/>
  </w:num>
  <w:num w:numId="13">
    <w:abstractNumId w:val="13"/>
  </w:num>
  <w:num w:numId="14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Ryan, Linda">
    <w15:presenceInfo w15:providerId="AD" w15:userId="S-1-5-21-486776099-895869684-27668426-359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revisionView w:markup="0"/>
  <w:trackRevision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456"/>
    <w:rsid w:val="00022F93"/>
    <w:rsid w:val="00050029"/>
    <w:rsid w:val="000632F9"/>
    <w:rsid w:val="000827DE"/>
    <w:rsid w:val="000856B6"/>
    <w:rsid w:val="000D3D07"/>
    <w:rsid w:val="00140456"/>
    <w:rsid w:val="00151D7A"/>
    <w:rsid w:val="001B703D"/>
    <w:rsid w:val="00232700"/>
    <w:rsid w:val="00236315"/>
    <w:rsid w:val="00253E7D"/>
    <w:rsid w:val="002A1D4E"/>
    <w:rsid w:val="002A2D8B"/>
    <w:rsid w:val="002A5FAC"/>
    <w:rsid w:val="003028FA"/>
    <w:rsid w:val="003245E6"/>
    <w:rsid w:val="003606D4"/>
    <w:rsid w:val="00366C76"/>
    <w:rsid w:val="0037241F"/>
    <w:rsid w:val="00396B82"/>
    <w:rsid w:val="003A3ECA"/>
    <w:rsid w:val="003D08B4"/>
    <w:rsid w:val="0041724D"/>
    <w:rsid w:val="00482063"/>
    <w:rsid w:val="004D0390"/>
    <w:rsid w:val="004D49A1"/>
    <w:rsid w:val="005401F3"/>
    <w:rsid w:val="00546BBE"/>
    <w:rsid w:val="0057524E"/>
    <w:rsid w:val="005A4C32"/>
    <w:rsid w:val="005B4027"/>
    <w:rsid w:val="005D0DB2"/>
    <w:rsid w:val="005E2207"/>
    <w:rsid w:val="005E3A3A"/>
    <w:rsid w:val="00620BB9"/>
    <w:rsid w:val="00632AB7"/>
    <w:rsid w:val="006379ED"/>
    <w:rsid w:val="006D1A89"/>
    <w:rsid w:val="006E08B9"/>
    <w:rsid w:val="00754925"/>
    <w:rsid w:val="00775856"/>
    <w:rsid w:val="00792C47"/>
    <w:rsid w:val="007B30FF"/>
    <w:rsid w:val="00836B3F"/>
    <w:rsid w:val="008370BE"/>
    <w:rsid w:val="00841415"/>
    <w:rsid w:val="00851FE0"/>
    <w:rsid w:val="00857C72"/>
    <w:rsid w:val="008713E1"/>
    <w:rsid w:val="008C1A8C"/>
    <w:rsid w:val="008D344E"/>
    <w:rsid w:val="008F1B86"/>
    <w:rsid w:val="009165F6"/>
    <w:rsid w:val="00961455"/>
    <w:rsid w:val="00975409"/>
    <w:rsid w:val="00975E0F"/>
    <w:rsid w:val="009A6125"/>
    <w:rsid w:val="009E60C2"/>
    <w:rsid w:val="00A2660D"/>
    <w:rsid w:val="00A3105A"/>
    <w:rsid w:val="00B3213E"/>
    <w:rsid w:val="00B951F7"/>
    <w:rsid w:val="00BA0759"/>
    <w:rsid w:val="00BA2327"/>
    <w:rsid w:val="00BC21BE"/>
    <w:rsid w:val="00BC78D3"/>
    <w:rsid w:val="00BD2B0A"/>
    <w:rsid w:val="00BE512F"/>
    <w:rsid w:val="00BF44BD"/>
    <w:rsid w:val="00C221EB"/>
    <w:rsid w:val="00CE7D3E"/>
    <w:rsid w:val="00D02392"/>
    <w:rsid w:val="00D0450F"/>
    <w:rsid w:val="00DE6AF5"/>
    <w:rsid w:val="00DF7EC1"/>
    <w:rsid w:val="00E2627B"/>
    <w:rsid w:val="00E53A54"/>
    <w:rsid w:val="00E571A6"/>
    <w:rsid w:val="00E82692"/>
    <w:rsid w:val="00EA1408"/>
    <w:rsid w:val="00EB1092"/>
    <w:rsid w:val="00EB46C3"/>
    <w:rsid w:val="00ED44C0"/>
    <w:rsid w:val="00F24908"/>
    <w:rsid w:val="00F26B33"/>
    <w:rsid w:val="00F81D07"/>
    <w:rsid w:val="00F93B1D"/>
    <w:rsid w:val="00FD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."/>
  <w:listSeparator w:val=","/>
  <w15:docId w15:val="{59B2C77C-4D68-4B93-8A98-67A36024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1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07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7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D49A1"/>
    <w:pPr>
      <w:ind w:left="720"/>
      <w:contextualSpacing/>
    </w:pPr>
  </w:style>
  <w:style w:type="paragraph" w:styleId="NoSpacing">
    <w:name w:val="No Spacing"/>
    <w:uiPriority w:val="1"/>
    <w:qFormat/>
    <w:rsid w:val="00D02392"/>
  </w:style>
  <w:style w:type="paragraph" w:styleId="NormalWeb">
    <w:name w:val="Normal (Web)"/>
    <w:basedOn w:val="Normal"/>
    <w:uiPriority w:val="99"/>
    <w:unhideWhenUsed/>
    <w:rsid w:val="00C221EB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C22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43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openxmlformats.org/officeDocument/2006/relationships/styles" Target="styles.xml"/><Relationship Id="rId21" Type="http://schemas.openxmlformats.org/officeDocument/2006/relationships/image" Target="media/image10.wmf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oleObject" Target="embeddings/oleObject2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wmf"/><Relationship Id="rId24" Type="http://schemas.openxmlformats.org/officeDocument/2006/relationships/oleObject" Target="embeddings/oleObject8.bin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0.bin"/><Relationship Id="rId10" Type="http://schemas.openxmlformats.org/officeDocument/2006/relationships/oleObject" Target="embeddings/oleObject1.bin"/><Relationship Id="rId19" Type="http://schemas.openxmlformats.org/officeDocument/2006/relationships/image" Target="media/image9.wmf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3.wmf"/><Relationship Id="rId30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27C43D-8308-4A17-912E-6E844D407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628</Words>
  <Characters>5556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 Ryan</dc:creator>
  <cp:lastModifiedBy>Ryan, Linda</cp:lastModifiedBy>
  <cp:revision>7</cp:revision>
  <cp:lastPrinted>2017-09-21T13:15:00Z</cp:lastPrinted>
  <dcterms:created xsi:type="dcterms:W3CDTF">2017-09-20T12:45:00Z</dcterms:created>
  <dcterms:modified xsi:type="dcterms:W3CDTF">2017-09-21T13:22:00Z</dcterms:modified>
</cp:coreProperties>
</file>